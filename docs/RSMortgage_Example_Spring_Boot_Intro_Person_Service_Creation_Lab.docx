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46372A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3E96E4E0" wp14:editId="3DD74283">
            <wp:extent cx="1143000" cy="1143000"/>
            <wp:effectExtent l="0" t="0" r="0" b="0"/>
            <wp:docPr id="86" name="Picture 86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916969" w:rsidRPr="00871E1A" w:rsidRDefault="00FC68B9" w:rsidP="001409E7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 xml:space="preserve">Lab </w:t>
      </w:r>
      <w:r w:rsidR="004D169D">
        <w:rPr>
          <w:rFonts w:ascii="Times New Roman" w:hAnsi="Times New Roman"/>
          <w:sz w:val="36"/>
        </w:rPr>
        <w:t xml:space="preserve">RSMortgage </w:t>
      </w:r>
      <w:r w:rsidR="003B37CC">
        <w:rPr>
          <w:rFonts w:ascii="Times New Roman" w:hAnsi="Times New Roman"/>
          <w:sz w:val="36"/>
        </w:rPr>
        <w:t xml:space="preserve">Spring Boot Person </w:t>
      </w:r>
      <w:r w:rsidR="004D169D">
        <w:rPr>
          <w:rFonts w:ascii="Times New Roman" w:hAnsi="Times New Roman"/>
          <w:sz w:val="36"/>
        </w:rPr>
        <w:t xml:space="preserve">Service </w:t>
      </w:r>
      <w:r w:rsidRPr="00FC68B9">
        <w:rPr>
          <w:rFonts w:ascii="Times New Roman" w:hAnsi="Times New Roman"/>
          <w:sz w:val="36"/>
        </w:rPr>
        <w:sym w:font="Wingdings" w:char="F0E0"/>
      </w:r>
      <w:r>
        <w:rPr>
          <w:rFonts w:ascii="Times New Roman" w:hAnsi="Times New Roman"/>
          <w:sz w:val="36"/>
        </w:rPr>
        <w:t xml:space="preserve"> </w:t>
      </w:r>
      <w:r w:rsidR="004E0D56">
        <w:rPr>
          <w:rFonts w:ascii="Times New Roman" w:hAnsi="Times New Roman"/>
          <w:sz w:val="36"/>
        </w:rPr>
        <w:t>REST Microservice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5E1FF200" wp14:editId="0A93CC4F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RSMortgage Spring Boot Person Service  </w:t>
                            </w:r>
                          </w:p>
                          <w:p w:rsidR="00E729E8" w:rsidRDefault="00E729E8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E729E8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E729E8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E729E8" w:rsidRPr="00871E1A" w:rsidRDefault="00E729E8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RSMortgage Spring Boot Person Service  </w:t>
                      </w:r>
                    </w:p>
                    <w:p w:rsidR="00E729E8" w:rsidRDefault="00E729E8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E729E8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E729E8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E729E8" w:rsidRPr="00871E1A" w:rsidRDefault="00E729E8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8B1A4C">
        <w:rPr>
          <w:b/>
          <w:bCs/>
          <w:sz w:val="28"/>
          <w:szCs w:val="28"/>
        </w:rPr>
        <w:t>February</w:t>
      </w:r>
      <w:r w:rsidR="00BF53DB">
        <w:rPr>
          <w:b/>
          <w:bCs/>
          <w:sz w:val="28"/>
          <w:szCs w:val="28"/>
        </w:rPr>
        <w:t>, 201</w:t>
      </w:r>
      <w:r w:rsidR="008B1A4C">
        <w:rPr>
          <w:b/>
          <w:bCs/>
          <w:sz w:val="28"/>
          <w:szCs w:val="28"/>
        </w:rPr>
        <w:t>7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D01643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D01643">
        <w:rPr>
          <w:noProof/>
        </w:rPr>
        <w:t>1.0 - Introduction</w:t>
      </w:r>
      <w:r w:rsidR="00D01643">
        <w:rPr>
          <w:noProof/>
        </w:rPr>
        <w:tab/>
      </w:r>
      <w:r w:rsidR="00D01643">
        <w:rPr>
          <w:noProof/>
        </w:rPr>
        <w:fldChar w:fldCharType="begin"/>
      </w:r>
      <w:r w:rsidR="00D01643">
        <w:rPr>
          <w:noProof/>
        </w:rPr>
        <w:instrText xml:space="preserve"> PAGEREF _Toc476586546 \h </w:instrText>
      </w:r>
      <w:r w:rsidR="00D01643">
        <w:rPr>
          <w:noProof/>
        </w:rPr>
      </w:r>
      <w:r w:rsidR="00D01643">
        <w:rPr>
          <w:noProof/>
        </w:rPr>
        <w:fldChar w:fldCharType="separate"/>
      </w:r>
      <w:r w:rsidR="00D01643">
        <w:rPr>
          <w:noProof/>
        </w:rPr>
        <w:t>5</w:t>
      </w:r>
      <w:r w:rsidR="00D01643"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Do not choose anything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Verify the project identification in the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Add Parent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Add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1.9– Add web and actuator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Add security and tomcat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Add jpa orm and h2 db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Add spring test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Add Jackson databind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Add HAL Browser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 Add Swagger 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 Add MySQL Driver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 Add maven build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–Add properties for application.properties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–Create application.yml under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–Create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–Create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–Create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–Create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–Create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–Create Person domain class in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 –Do the following for the Person domain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 –Create RESTAPIErrorInfo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domain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 –Create HTTP400Exception class in the exception pckage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 –Create HTTP404Exception class in the exception pckage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 –Create PersonRepository interface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 –Create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 –Create PersonServiceHealth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 –Create PersonServiceEvent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 –Create PersonServiceListener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 –Create PersonService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 –Create AbstractRestHandler  class</w:t>
      </w:r>
      <w:r w:rsidRPr="00511F82">
        <w:rPr>
          <w:rFonts w:ascii="Consolas" w:hAnsi="Consolas" w:cs="Consolas"/>
          <w:noProof/>
        </w:rPr>
        <w:t xml:space="preserve"> </w:t>
      </w:r>
      <w:r>
        <w:rPr>
          <w:noProof/>
        </w:rPr>
        <w:t>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 –Add PersonController in the rest.api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 –Add RestControllerAspect in the com.rollingstone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 –Add Application  class in the com.rollingstone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1.41 –Run build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1.42 –Build successful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 –Now Run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 –Verify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1.45 –Verify Database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1.46 –Verify Data Retrieval API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 –Verify Data AOP for @Before and @AfterReturning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 –Verify Single Data Retrieval API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1.48 –Verify Not Found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 –Verify Person Creation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 –Verify Person Updation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1.50 –Verify Person Deletion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1.51 –Custom Health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1.54 – Metrics and Custom 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1.55 – /env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1.56 – /beans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1.57 – /actuator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1.58 – /dump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1.59 – /logfile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:rsidR="00D01643" w:rsidRDefault="00D0164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1.60 –Conclusion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_Toc476586606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5A35B4" w:rsidRPr="00EA56CB" w:rsidRDefault="00902BF3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br w:type="page"/>
      </w:r>
      <w:r w:rsidR="00350F7F">
        <w:rPr>
          <w:rFonts w:ascii="Times New Roman" w:hAnsi="Times New Roman"/>
        </w:rPr>
        <w:lastRenderedPageBreak/>
        <w:t xml:space="preserve"> </w:t>
      </w: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</w:t>
      </w:r>
      <w:r w:rsidR="0098588B">
        <w:rPr>
          <w:i/>
          <w:sz w:val="44"/>
        </w:rPr>
        <w:t>Boot</w:t>
      </w:r>
      <w:r>
        <w:rPr>
          <w:i/>
          <w:sz w:val="44"/>
        </w:rPr>
        <w:t xml:space="preserve"> </w:t>
      </w:r>
      <w:r w:rsidR="0098588B">
        <w:rPr>
          <w:i/>
          <w:sz w:val="44"/>
        </w:rPr>
        <w:t>Person</w:t>
      </w:r>
      <w:r>
        <w:rPr>
          <w:i/>
          <w:sz w:val="44"/>
        </w:rPr>
        <w:t xml:space="preserve"> 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0" w:name="_Toc476586546"/>
      <w:r>
        <w:t xml:space="preserve">1.0 - </w:t>
      </w:r>
      <w:r w:rsidR="005A35B4" w:rsidRPr="000D4D7D">
        <w:t>Introduction</w:t>
      </w:r>
      <w:bookmarkEnd w:id="0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DB5929">
      <w:pPr>
        <w:pStyle w:val="BodyTextIndent"/>
        <w:spacing w:line="240" w:lineRule="auto"/>
        <w:ind w:firstLine="0"/>
        <w:rPr>
          <w:sz w:val="22"/>
        </w:rPr>
      </w:pPr>
      <w:r>
        <w:rPr>
          <w:sz w:val="24"/>
        </w:rPr>
        <w:t xml:space="preserve">The purpose of this guide is to help walk through the process of creating a Spring Boot </w:t>
      </w:r>
      <w:r w:rsidR="00FD275D">
        <w:rPr>
          <w:sz w:val="24"/>
        </w:rPr>
        <w:t>based Person Service REST Application so that the reader / learner becomes completely familiar with Spring Boot and its associated features such as actuator etc</w:t>
      </w:r>
      <w:r>
        <w:rPr>
          <w:sz w:val="24"/>
        </w:rPr>
        <w:t>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C07774" w:rsidRDefault="00C07774">
      <w:pPr>
        <w:rPr>
          <w:rFonts w:ascii="Times New Roman" w:hAnsi="Times New Roman"/>
          <w:i/>
          <w:iCs/>
          <w:color w:val="000000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" w:name="_Toc476586547"/>
      <w:r w:rsidRPr="008F0D68">
        <w:rPr>
          <w:rStyle w:val="StyleHeading114ptBoldUnderlineLeftChar"/>
        </w:rPr>
        <w:t>1</w:t>
      </w:r>
      <w:r w:rsidR="00123FCB">
        <w:rPr>
          <w:rStyle w:val="StyleHeading114ptBoldUnderlineLeftChar"/>
        </w:rPr>
        <w:t>.</w:t>
      </w:r>
      <w:r w:rsidR="00EC1642">
        <w:rPr>
          <w:rStyle w:val="StyleHeading114ptBoldUnderlineLeftChar"/>
        </w:rPr>
        <w:t>1</w:t>
      </w:r>
      <w:r w:rsidRPr="008F0D68">
        <w:rPr>
          <w:rStyle w:val="StyleHeading114ptBoldUnderlineLeftChar"/>
        </w:rPr>
        <w:t xml:space="preserve"> – </w:t>
      </w:r>
      <w:r w:rsidR="001A4B38">
        <w:rPr>
          <w:rStyle w:val="StyleHeading114ptBoldUnderlineLeftChar"/>
        </w:rPr>
        <w:t>Create a new Spring Starter Project</w:t>
      </w:r>
      <w:bookmarkEnd w:id="1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</w:rPr>
      </w:pPr>
      <w:r>
        <w:rPr>
          <w:noProof/>
        </w:rPr>
        <w:drawing>
          <wp:inline distT="0" distB="0" distL="0" distR="0" wp14:anchorId="0751E62C" wp14:editId="6BF7E96B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6586548"/>
      <w:r w:rsidRPr="008F0D68">
        <w:rPr>
          <w:rStyle w:val="StyleHeading114ptBoldUnderlineLeftChar"/>
        </w:rPr>
        <w:lastRenderedPageBreak/>
        <w:t>1.</w:t>
      </w:r>
      <w:r w:rsidR="006C0A8D"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2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0D0FC7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20C299FF" wp14:editId="649A834E">
            <wp:extent cx="5486400" cy="484456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" w:name="_Toc476586549"/>
      <w:r>
        <w:lastRenderedPageBreak/>
        <w:t>1.</w:t>
      </w:r>
      <w:r w:rsidR="006C0A8D">
        <w:t>3</w:t>
      </w:r>
      <w:r>
        <w:t xml:space="preserve"> </w:t>
      </w:r>
      <w:r w:rsidR="00745346">
        <w:t>–</w:t>
      </w:r>
      <w:r>
        <w:t xml:space="preserve"> </w:t>
      </w:r>
      <w:r w:rsidR="00795A61">
        <w:t>Do not choose anything</w:t>
      </w:r>
      <w:bookmarkEnd w:id="3"/>
    </w:p>
    <w:p w:rsidR="001A4B38" w:rsidRDefault="001A4B38" w:rsidP="00EF5541">
      <w:pPr>
        <w:pStyle w:val="StyleHeading114ptBoldUnderlineLeft"/>
      </w:pPr>
    </w:p>
    <w:p w:rsidR="001A4B38" w:rsidRPr="00EF5541" w:rsidRDefault="00123FCB">
      <w:r>
        <w:rPr>
          <w:noProof/>
        </w:rPr>
        <w:drawing>
          <wp:inline distT="0" distB="0" distL="0" distR="0" wp14:anchorId="16AC45F8" wp14:editId="6A04ED85">
            <wp:extent cx="5486400" cy="47062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409E7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409E7">
      <w:pPr>
        <w:pStyle w:val="StyleHeading114ptBoldUnderlineLeft"/>
      </w:pPr>
      <w:r w:rsidRPr="001409E7">
        <w:lastRenderedPageBreak/>
        <w:t xml:space="preserve"> </w:t>
      </w:r>
      <w:bookmarkStart w:id="4" w:name="_Toc476586550"/>
      <w:r w:rsidRPr="002612E3">
        <w:t>1.</w:t>
      </w:r>
      <w:r w:rsidR="006C0A8D">
        <w:t>4</w:t>
      </w:r>
      <w:r w:rsidRPr="00BD37D0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4"/>
    </w:p>
    <w:p w:rsidR="001A4B38" w:rsidRDefault="001A4B38" w:rsidP="001409E7">
      <w:pPr>
        <w:pStyle w:val="h1"/>
      </w:pPr>
    </w:p>
    <w:p w:rsidR="00FE3307" w:rsidRDefault="00E55592">
      <w:r>
        <w:rPr>
          <w:noProof/>
        </w:rPr>
        <w:drawing>
          <wp:inline distT="0" distB="0" distL="0" distR="0" wp14:anchorId="5A18EA85" wp14:editId="08E9DD0B">
            <wp:extent cx="5943600" cy="5069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409E7">
      <w:pPr>
        <w:pStyle w:val="StyleHeading114ptBoldUnderlineLeft"/>
      </w:pPr>
      <w:bookmarkStart w:id="5" w:name="_Toc476586551"/>
      <w:r>
        <w:lastRenderedPageBreak/>
        <w:t>1.</w:t>
      </w:r>
      <w:r w:rsidR="006C0A8D">
        <w:t>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5"/>
    </w:p>
    <w:p w:rsidR="008C77C5" w:rsidRDefault="008C77C5" w:rsidP="001409E7">
      <w:pPr>
        <w:pStyle w:val="h1"/>
      </w:pPr>
    </w:p>
    <w:p w:rsidR="008C77C5" w:rsidRDefault="00985601" w:rsidP="001409E7">
      <w:r>
        <w:rPr>
          <w:noProof/>
        </w:rPr>
        <w:drawing>
          <wp:inline distT="0" distB="0" distL="0" distR="0" wp14:anchorId="0ED1919E" wp14:editId="18CC0ABB">
            <wp:extent cx="5467350" cy="37909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1A4B38" w:rsidRDefault="001A4B38" w:rsidP="001409E7"/>
    <w:p w:rsidR="001A4B38" w:rsidRDefault="001A4B38" w:rsidP="001409E7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409E7">
      <w:pPr>
        <w:pStyle w:val="StyleHeading114ptBoldUnderlineLeft"/>
      </w:pPr>
      <w:bookmarkStart w:id="6" w:name="_Toc476586552"/>
      <w:r w:rsidRPr="00EA03DE">
        <w:lastRenderedPageBreak/>
        <w:t>1.</w:t>
      </w:r>
      <w:r w:rsidR="006C0A8D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E1501E">
        <w:t>Verify the project identification in the pom.xml</w:t>
      </w:r>
      <w:bookmarkEnd w:id="6"/>
    </w:p>
    <w:p w:rsidR="00E1501E" w:rsidRDefault="00E1501E" w:rsidP="001409E7">
      <w:pPr>
        <w:pStyle w:val="StyleHeading114ptBoldUnderlineLeft"/>
      </w:pPr>
    </w:p>
    <w:p w:rsidR="006C0A8D" w:rsidRDefault="00E1501E" w:rsidP="00DB1FE4">
      <w:r>
        <w:tab/>
      </w:r>
      <w:r w:rsidR="006C0A8D">
        <w:rPr>
          <w:color w:val="008080"/>
        </w:rPr>
        <w:t>&lt;</w:t>
      </w:r>
      <w:proofErr w:type="spellStart"/>
      <w:proofErr w:type="gramStart"/>
      <w:r w:rsidR="006C0A8D">
        <w:rPr>
          <w:color w:val="3F7F7F"/>
        </w:rPr>
        <w:t>groupId</w:t>
      </w:r>
      <w:proofErr w:type="spellEnd"/>
      <w:r w:rsidR="006C0A8D">
        <w:rPr>
          <w:color w:val="008080"/>
        </w:rPr>
        <w:t>&gt;</w:t>
      </w:r>
      <w:proofErr w:type="spellStart"/>
      <w:proofErr w:type="gramEnd"/>
      <w:r w:rsidR="006C0A8D">
        <w:t>com.rollingstone</w:t>
      </w:r>
      <w:proofErr w:type="spellEnd"/>
      <w:r w:rsidR="006C0A8D">
        <w:rPr>
          <w:color w:val="008080"/>
        </w:rPr>
        <w:t>&lt;/</w:t>
      </w:r>
      <w:proofErr w:type="spellStart"/>
      <w:r w:rsidR="006C0A8D">
        <w:rPr>
          <w:color w:val="3F7F7F"/>
        </w:rPr>
        <w:t>groupId</w:t>
      </w:r>
      <w:proofErr w:type="spellEnd"/>
      <w:r w:rsidR="006C0A8D"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u w:val="single"/>
        </w:rPr>
        <w:t>udemy</w:t>
      </w:r>
      <w:proofErr w:type="spellEnd"/>
      <w:r>
        <w:t>-</w:t>
      </w:r>
      <w:proofErr w:type="spellStart"/>
      <w:r>
        <w:rPr>
          <w:u w:val="single"/>
        </w:rPr>
        <w:t>rsmortgage</w:t>
      </w:r>
      <w:proofErr w:type="spellEnd"/>
      <w:r>
        <w:t>-person-service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t>0.0.1-SNAPSHOT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6C0A8D" w:rsidRDefault="006C0A8D" w:rsidP="00DB1FE4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packaging</w:t>
      </w:r>
      <w:r>
        <w:rPr>
          <w:color w:val="008080"/>
        </w:rPr>
        <w:t>&gt;</w:t>
      </w:r>
      <w:proofErr w:type="gramEnd"/>
      <w:r>
        <w:t>jar</w:t>
      </w:r>
      <w:r>
        <w:rPr>
          <w:color w:val="008080"/>
        </w:rPr>
        <w:t>&lt;/</w:t>
      </w:r>
      <w:r>
        <w:rPr>
          <w:color w:val="3F7F7F"/>
        </w:rPr>
        <w:t>packaging</w:t>
      </w:r>
      <w:r>
        <w:rPr>
          <w:color w:val="008080"/>
        </w:rPr>
        <w:t>&gt;</w:t>
      </w:r>
    </w:p>
    <w:p w:rsidR="006C0A8D" w:rsidRDefault="006C0A8D" w:rsidP="00DB1FE4"/>
    <w:p w:rsidR="006C0A8D" w:rsidRDefault="006C0A8D" w:rsidP="00DB1FE4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name</w:t>
      </w:r>
      <w:r>
        <w:rPr>
          <w:color w:val="008080"/>
        </w:rPr>
        <w:t>&gt;</w:t>
      </w:r>
      <w:proofErr w:type="spellStart"/>
      <w:proofErr w:type="gramEnd"/>
      <w:r>
        <w:rPr>
          <w:u w:val="single"/>
        </w:rPr>
        <w:t>udemy</w:t>
      </w:r>
      <w:proofErr w:type="spellEnd"/>
      <w:r>
        <w:t>-</w:t>
      </w:r>
      <w:proofErr w:type="spellStart"/>
      <w:r>
        <w:rPr>
          <w:u w:val="single"/>
        </w:rPr>
        <w:t>rsmortgage</w:t>
      </w:r>
      <w:proofErr w:type="spellEnd"/>
      <w:r>
        <w:t>-person-service</w:t>
      </w:r>
      <w:r>
        <w:rPr>
          <w:color w:val="008080"/>
        </w:rPr>
        <w:t>&lt;/</w:t>
      </w:r>
      <w:r>
        <w:rPr>
          <w:color w:val="3F7F7F"/>
        </w:rPr>
        <w:t>name</w:t>
      </w:r>
      <w:r>
        <w:rPr>
          <w:color w:val="008080"/>
        </w:rPr>
        <w:t>&gt;</w:t>
      </w:r>
    </w:p>
    <w:p w:rsidR="006C0A8D" w:rsidRDefault="006C0A8D">
      <w:pPr>
        <w:rPr>
          <w:color w:val="008080"/>
        </w:rPr>
      </w:pP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description</w:t>
      </w:r>
      <w:r>
        <w:rPr>
          <w:color w:val="008080"/>
        </w:rPr>
        <w:t>&gt;</w:t>
      </w:r>
      <w:proofErr w:type="gramEnd"/>
      <w:r>
        <w:t>Demo project for Spring Boot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</w:p>
    <w:p w:rsidR="006C0A8D" w:rsidRDefault="006C0A8D">
      <w:pPr>
        <w:rPr>
          <w:rFonts w:ascii="Consolas" w:hAnsi="Consolas" w:cs="Consolas"/>
          <w:color w:val="008080"/>
          <w:sz w:val="20"/>
          <w:szCs w:val="20"/>
        </w:rPr>
      </w:pPr>
    </w:p>
    <w:p w:rsidR="00E1501E" w:rsidRDefault="00E1501E" w:rsidP="006C0A8D"/>
    <w:p w:rsidR="00E1501E" w:rsidRDefault="00E1501E" w:rsidP="00E1501E">
      <w:pPr>
        <w:pStyle w:val="StyleHeading114ptBoldUnderlineLeft"/>
      </w:pPr>
      <w:bookmarkStart w:id="7" w:name="_Toc476586553"/>
      <w:r w:rsidRPr="00EA03DE">
        <w:t>1.</w:t>
      </w:r>
      <w:r w:rsidR="006C0A8D">
        <w:t>7</w:t>
      </w:r>
      <w:r w:rsidRPr="00EA03DE">
        <w:t xml:space="preserve"> </w:t>
      </w:r>
      <w:r>
        <w:t>–</w:t>
      </w:r>
      <w:r w:rsidRPr="00EA03DE">
        <w:t xml:space="preserve"> </w:t>
      </w:r>
      <w:r>
        <w:t>Add Parent project</w:t>
      </w:r>
      <w:bookmarkEnd w:id="7"/>
    </w:p>
    <w:p w:rsidR="00E1501E" w:rsidRDefault="00E1501E" w:rsidP="00E1501E">
      <w:pPr>
        <w:pStyle w:val="StyleHeading114ptBoldUnderlineLeft"/>
      </w:pPr>
    </w:p>
    <w:p w:rsidR="006C0A8D" w:rsidRPr="00DB1FE4" w:rsidRDefault="00E1501E" w:rsidP="00DB1FE4">
      <w:r w:rsidRPr="00DB1FE4">
        <w:tab/>
      </w:r>
      <w:r w:rsidR="006C0A8D" w:rsidRPr="00DB1FE4">
        <w:t>&lt;</w:t>
      </w:r>
      <w:proofErr w:type="gramStart"/>
      <w:r w:rsidR="006C0A8D" w:rsidRPr="00DB1FE4">
        <w:t>parent</w:t>
      </w:r>
      <w:proofErr w:type="gramEnd"/>
      <w:r w:rsidR="006C0A8D" w:rsidRPr="00DB1FE4">
        <w:t>&gt;</w:t>
      </w:r>
    </w:p>
    <w:p w:rsidR="006C0A8D" w:rsidRPr="00DB1FE4" w:rsidRDefault="006C0A8D" w:rsidP="00DB1FE4">
      <w:r w:rsidRPr="00DB1FE4">
        <w:tab/>
      </w:r>
      <w:r w:rsidRPr="00DB1FE4">
        <w:tab/>
        <w:t>&lt;</w:t>
      </w:r>
      <w:proofErr w:type="spellStart"/>
      <w:r w:rsidRPr="00DB1FE4"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 w:rsidRPr="00DB1FE4">
        <w:t>groupId</w:t>
      </w:r>
      <w:proofErr w:type="spellEnd"/>
      <w:r w:rsidRPr="00DB1FE4">
        <w:t>&gt;</w:t>
      </w:r>
    </w:p>
    <w:p w:rsidR="006C0A8D" w:rsidRPr="00DB1FE4" w:rsidRDefault="006C0A8D" w:rsidP="00DB1FE4">
      <w:r w:rsidRPr="00DB1FE4">
        <w:tab/>
      </w:r>
      <w:r w:rsidRPr="00DB1FE4">
        <w:tab/>
        <w:t>&lt;</w:t>
      </w:r>
      <w:proofErr w:type="spellStart"/>
      <w:proofErr w:type="gramStart"/>
      <w:r w:rsidRPr="00DB1FE4">
        <w:t>artifactId</w:t>
      </w:r>
      <w:proofErr w:type="spellEnd"/>
      <w:r w:rsidRPr="00DB1FE4">
        <w:t>&gt;</w:t>
      </w:r>
      <w:proofErr w:type="gramEnd"/>
      <w:r w:rsidRPr="00DB1FE4">
        <w:t>spring-boot-starter-parent&lt;/</w:t>
      </w:r>
      <w:proofErr w:type="spellStart"/>
      <w:r w:rsidRPr="00DB1FE4">
        <w:t>artifactId</w:t>
      </w:r>
      <w:proofErr w:type="spellEnd"/>
      <w:r w:rsidRPr="00DB1FE4">
        <w:t>&gt;</w:t>
      </w:r>
    </w:p>
    <w:p w:rsidR="006C0A8D" w:rsidRPr="00DB1FE4" w:rsidRDefault="006C0A8D" w:rsidP="00DB1FE4">
      <w:r w:rsidRPr="00DB1FE4">
        <w:tab/>
      </w:r>
      <w:r w:rsidRPr="00DB1FE4">
        <w:tab/>
        <w:t>&lt;version&gt;1.3.6.RELEASE&lt;/version&gt;</w:t>
      </w:r>
    </w:p>
    <w:p w:rsidR="006C0A8D" w:rsidRPr="00DB1FE4" w:rsidRDefault="006C0A8D" w:rsidP="00DB1FE4">
      <w:r w:rsidRPr="00DB1FE4">
        <w:tab/>
        <w:t>&lt;/parent&gt;</w:t>
      </w:r>
    </w:p>
    <w:p w:rsidR="00E1501E" w:rsidRPr="0091290A" w:rsidRDefault="00E1501E" w:rsidP="006C0A8D">
      <w:pPr>
        <w:rPr>
          <w:color w:val="008080"/>
        </w:rPr>
      </w:pPr>
    </w:p>
    <w:p w:rsidR="00E1501E" w:rsidRDefault="00E1501E" w:rsidP="00E1501E">
      <w:pPr>
        <w:pStyle w:val="StyleHeading114ptBoldUnderlineLeft"/>
      </w:pPr>
    </w:p>
    <w:p w:rsidR="00E1501E" w:rsidRDefault="00E1501E" w:rsidP="00E1501E">
      <w:pPr>
        <w:pStyle w:val="StyleHeading114ptBoldUnderlineLeft"/>
      </w:pPr>
      <w:bookmarkStart w:id="8" w:name="_Toc476586554"/>
      <w:r w:rsidRPr="00EA03DE">
        <w:t>1.</w:t>
      </w:r>
      <w:r w:rsidR="00243C3F"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Add Properties</w:t>
      </w:r>
      <w:bookmarkEnd w:id="8"/>
    </w:p>
    <w:p w:rsidR="00E1501E" w:rsidRDefault="00E1501E" w:rsidP="00E1501E">
      <w:pPr>
        <w:pStyle w:val="StyleHeading114ptBoldUnderlineLeft"/>
      </w:pPr>
    </w:p>
    <w:p w:rsidR="00E1501E" w:rsidRPr="0091290A" w:rsidRDefault="00E1501E">
      <w:r w:rsidRPr="0091290A">
        <w:tab/>
        <w:t>&lt;</w:t>
      </w:r>
      <w:proofErr w:type="gramStart"/>
      <w:r w:rsidRPr="0091290A">
        <w:t>properties</w:t>
      </w:r>
      <w:proofErr w:type="gramEnd"/>
      <w:r w:rsidRPr="0091290A">
        <w:t>&gt;</w:t>
      </w:r>
    </w:p>
    <w:p w:rsidR="00E1501E" w:rsidRPr="0091290A" w:rsidRDefault="00E1501E">
      <w:r w:rsidRPr="0091290A">
        <w:tab/>
      </w:r>
      <w:r w:rsidRPr="0091290A">
        <w:tab/>
        <w:t>&lt;project.build.sourceEncoding&gt;UTF-8&lt;/project.build.sourceEncoding&gt;</w:t>
      </w:r>
    </w:p>
    <w:p w:rsidR="00E1501E" w:rsidRPr="0091290A" w:rsidRDefault="00E1501E">
      <w:r w:rsidRPr="0091290A">
        <w:tab/>
      </w:r>
      <w:r w:rsidRPr="0091290A">
        <w:tab/>
        <w:t>&lt;project.reporting.outputEncoding&gt;UTF-8&lt;/project.reporting.outputEncoding&gt;</w:t>
      </w:r>
    </w:p>
    <w:p w:rsidR="00E1501E" w:rsidRDefault="00E1501E">
      <w:r w:rsidRPr="0091290A">
        <w:tab/>
      </w:r>
      <w:r w:rsidRPr="0091290A">
        <w:tab/>
        <w:t>&lt;</w:t>
      </w:r>
      <w:proofErr w:type="spellStart"/>
      <w:r w:rsidRPr="0091290A">
        <w:t>java.version</w:t>
      </w:r>
      <w:proofErr w:type="spellEnd"/>
      <w:r w:rsidRPr="0091290A">
        <w:t>&gt;1.8&lt;/</w:t>
      </w:r>
      <w:proofErr w:type="spellStart"/>
      <w:r w:rsidRPr="0091290A">
        <w:t>java.version</w:t>
      </w:r>
      <w:proofErr w:type="spellEnd"/>
      <w:r w:rsidRPr="0091290A">
        <w:t>&gt;</w:t>
      </w:r>
    </w:p>
    <w:p w:rsidR="006C0A8D" w:rsidRPr="00DB1FE4" w:rsidRDefault="006C0A8D" w:rsidP="00DB1FE4">
      <w:r w:rsidRPr="00DB1FE4">
        <w:t>&lt;start-class&gt;</w:t>
      </w:r>
      <w:proofErr w:type="spellStart"/>
      <w:r w:rsidRPr="00DB1FE4">
        <w:t>com.rollingstone.Application</w:t>
      </w:r>
      <w:proofErr w:type="spellEnd"/>
      <w:r w:rsidRPr="00DB1FE4">
        <w:t>&lt;/start-class&gt;</w:t>
      </w:r>
    </w:p>
    <w:p w:rsidR="006C0A8D" w:rsidRPr="00DB1FE4" w:rsidRDefault="006C0A8D" w:rsidP="00DB1FE4">
      <w:r w:rsidRPr="00DB1FE4">
        <w:tab/>
      </w:r>
      <w:r w:rsidRPr="00DB1FE4">
        <w:tab/>
      </w:r>
      <w:proofErr w:type="gramStart"/>
      <w:r w:rsidRPr="00DB1FE4">
        <w:t>&lt;!--</w:t>
      </w:r>
      <w:proofErr w:type="gramEnd"/>
      <w:r w:rsidRPr="00DB1FE4">
        <w:t xml:space="preserve"> </w:t>
      </w:r>
      <w:r w:rsidRPr="00DB1FE4">
        <w:tab/>
        <w:t>&lt;slf4j.version&gt;1.6.4&lt;/slf4j.version&gt;</w:t>
      </w:r>
    </w:p>
    <w:p w:rsidR="006C0A8D" w:rsidRPr="0091290A" w:rsidRDefault="006C0A8D">
      <w:r w:rsidRPr="00DB1FE4">
        <w:tab/>
      </w:r>
      <w:r w:rsidRPr="00DB1FE4">
        <w:tab/>
        <w:t>&lt;</w:t>
      </w:r>
      <w:proofErr w:type="spellStart"/>
      <w:r w:rsidRPr="00DB1FE4">
        <w:t>logback.version</w:t>
      </w:r>
      <w:proofErr w:type="spellEnd"/>
      <w:r w:rsidRPr="00DB1FE4">
        <w:t>&gt;1.0.1&lt;/</w:t>
      </w:r>
      <w:proofErr w:type="spellStart"/>
      <w:r w:rsidRPr="00DB1FE4">
        <w:t>logback.version</w:t>
      </w:r>
      <w:proofErr w:type="spellEnd"/>
      <w:r w:rsidRPr="00DB1FE4">
        <w:t>&gt; --&gt;</w:t>
      </w:r>
    </w:p>
    <w:p w:rsidR="00E1501E" w:rsidRPr="0091290A" w:rsidRDefault="00E1501E">
      <w:r w:rsidRPr="0091290A">
        <w:tab/>
        <w:t>&lt;/properties&gt;</w:t>
      </w:r>
    </w:p>
    <w:p w:rsidR="00E1501E" w:rsidRDefault="00E1501E" w:rsidP="00E1501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1501E" w:rsidRDefault="00E1501E" w:rsidP="00E1501E">
      <w:pPr>
        <w:pStyle w:val="StyleHeading114ptBoldUnderlineLeft"/>
      </w:pPr>
    </w:p>
    <w:p w:rsidR="00E1501E" w:rsidRDefault="00E1501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1501E" w:rsidRDefault="00E1501E" w:rsidP="00E1501E">
      <w:pPr>
        <w:pStyle w:val="StyleHeading114ptBoldUnderlineLeft"/>
      </w:pPr>
      <w:bookmarkStart w:id="9" w:name="_Toc476586555"/>
      <w:r w:rsidRPr="00EA03DE">
        <w:lastRenderedPageBreak/>
        <w:t>1.</w:t>
      </w:r>
      <w:r w:rsidR="00243C3F">
        <w:t>9</w:t>
      </w:r>
      <w:r>
        <w:t>–</w:t>
      </w:r>
      <w:r w:rsidRPr="00EA03DE">
        <w:t xml:space="preserve"> </w:t>
      </w:r>
      <w:r>
        <w:t xml:space="preserve">Add </w:t>
      </w:r>
      <w:r w:rsidR="007C7849">
        <w:t xml:space="preserve">web and actuator </w:t>
      </w:r>
      <w:r>
        <w:t>Dependencies</w:t>
      </w:r>
      <w:bookmarkEnd w:id="9"/>
    </w:p>
    <w:p w:rsidR="00E1501E" w:rsidRDefault="00E1501E" w:rsidP="00E1501E">
      <w:pPr>
        <w:pStyle w:val="StyleHeading114ptBoldUnderlineLeft"/>
      </w:pPr>
    </w:p>
    <w:p w:rsidR="007C7849" w:rsidRDefault="007C7849" w:rsidP="00DB1FE4">
      <w:r w:rsidRPr="00DB1FE4">
        <w:tab/>
        <w:t>&lt;</w:t>
      </w:r>
      <w:proofErr w:type="gramStart"/>
      <w:r>
        <w:t>dependency</w:t>
      </w:r>
      <w:proofErr w:type="gram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>
        <w:t>groupId</w:t>
      </w:r>
      <w:proofErr w:type="spell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>
        <w:t>artifactId</w:t>
      </w:r>
      <w:proofErr w:type="spellEnd"/>
      <w:r w:rsidRPr="00DB1FE4">
        <w:t>&gt;</w:t>
      </w:r>
      <w:proofErr w:type="gramEnd"/>
      <w:r w:rsidRPr="00DB1FE4">
        <w:t>spring-boot-actuator&lt;/</w:t>
      </w:r>
      <w:proofErr w:type="spellStart"/>
      <w:r>
        <w:t>artifactId</w:t>
      </w:r>
      <w:proofErr w:type="spell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  <w:t>&lt;/</w:t>
      </w:r>
      <w:r>
        <w:t>dependency</w:t>
      </w:r>
      <w:r w:rsidRPr="00DB1FE4">
        <w:t>&gt;</w:t>
      </w:r>
    </w:p>
    <w:p w:rsidR="007C7849" w:rsidRDefault="007C7849" w:rsidP="00DB1FE4"/>
    <w:p w:rsidR="007C7849" w:rsidRDefault="007C7849" w:rsidP="00DB1FE4">
      <w:r w:rsidRPr="00DB1FE4">
        <w:tab/>
      </w:r>
      <w:r w:rsidRPr="00DB1FE4">
        <w:tab/>
      </w:r>
      <w:proofErr w:type="gramStart"/>
      <w:r w:rsidRPr="00DB1FE4">
        <w:t>&lt;!--</w:t>
      </w:r>
      <w:proofErr w:type="gramEnd"/>
      <w:r w:rsidRPr="00DB1FE4">
        <w:t xml:space="preserve"> web development, including Tomcat and spring-</w:t>
      </w:r>
      <w:proofErr w:type="spellStart"/>
      <w:r w:rsidRPr="00DB1FE4">
        <w:t>webmvc</w:t>
      </w:r>
      <w:proofErr w:type="spellEnd"/>
      <w:r w:rsidRPr="00DB1FE4">
        <w:t xml:space="preserve"> --&gt;</w:t>
      </w:r>
    </w:p>
    <w:p w:rsidR="007C7849" w:rsidRDefault="007C7849" w:rsidP="00DB1FE4">
      <w:r w:rsidRPr="00DB1FE4">
        <w:tab/>
      </w:r>
      <w:r w:rsidRPr="00DB1FE4">
        <w:tab/>
        <w:t>&lt;</w:t>
      </w:r>
      <w:proofErr w:type="gramStart"/>
      <w:r>
        <w:t>dependency</w:t>
      </w:r>
      <w:proofErr w:type="gram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>
        <w:t>groupId</w:t>
      </w:r>
      <w:proofErr w:type="spellEnd"/>
      <w:r w:rsidRPr="00DB1FE4">
        <w:t>&gt;</w:t>
      </w:r>
    </w:p>
    <w:p w:rsidR="007C7849" w:rsidRDefault="007C7849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>
        <w:t>artifactId</w:t>
      </w:r>
      <w:proofErr w:type="spellEnd"/>
      <w:r w:rsidRPr="00DB1FE4">
        <w:t>&gt;</w:t>
      </w:r>
      <w:proofErr w:type="gramEnd"/>
      <w:r w:rsidRPr="00DB1FE4">
        <w:t>spring-boot-starter-web&lt;/</w:t>
      </w:r>
      <w:proofErr w:type="spellStart"/>
      <w:r>
        <w:t>artifactId</w:t>
      </w:r>
      <w:proofErr w:type="spellEnd"/>
      <w:r w:rsidRPr="00DB1FE4">
        <w:t>&gt;</w:t>
      </w:r>
    </w:p>
    <w:p w:rsidR="007C7849" w:rsidRPr="00DB1FE4" w:rsidRDefault="007C7849" w:rsidP="00DB1FE4">
      <w:r w:rsidRPr="00DB1FE4">
        <w:tab/>
      </w:r>
      <w:r w:rsidRPr="00DB1FE4">
        <w:tab/>
        <w:t>&lt;/</w:t>
      </w:r>
      <w:r>
        <w:t>dependency</w:t>
      </w:r>
      <w:r w:rsidRPr="00DB1FE4">
        <w:t>&gt;</w:t>
      </w:r>
    </w:p>
    <w:p w:rsidR="00E1501E" w:rsidRDefault="00E1501E" w:rsidP="00E1501E">
      <w:pPr>
        <w:pStyle w:val="StyleHeading114ptBoldUnderlineLeft"/>
      </w:pPr>
    </w:p>
    <w:p w:rsidR="00E1501E" w:rsidRDefault="00E1501E" w:rsidP="0091290A">
      <w:pPr>
        <w:pStyle w:val="StyleHeading114ptBoldUnderlineLeft"/>
      </w:pPr>
      <w:bookmarkStart w:id="10" w:name="_Toc476586556"/>
      <w:r w:rsidRPr="00EA03DE">
        <w:t>1.</w:t>
      </w:r>
      <w:r w:rsidR="00243C3F"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r w:rsidR="00243C3F">
        <w:t>security and tomcat dependencies</w:t>
      </w:r>
      <w:bookmarkEnd w:id="10"/>
    </w:p>
    <w:p w:rsidR="00243C3F" w:rsidRDefault="00243C3F" w:rsidP="0091290A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 security --&gt;</w:t>
      </w:r>
    </w:p>
    <w:p w:rsidR="00243C3F" w:rsidRPr="00DB1FE4" w:rsidRDefault="00243C3F" w:rsidP="00DB1FE4">
      <w:r w:rsidRPr="00DB1FE4">
        <w:tab/>
      </w:r>
      <w:r w:rsidRPr="00DB1FE4">
        <w:tab/>
        <w:t>&lt;</w:t>
      </w:r>
      <w:proofErr w:type="gramStart"/>
      <w:r w:rsidRPr="00DB1FE4">
        <w:t>dependency</w:t>
      </w:r>
      <w:proofErr w:type="gram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 w:rsidRPr="00DB1FE4"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 w:rsidRPr="00DB1FE4">
        <w:t>groupId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 w:rsidRPr="00DB1FE4">
        <w:t>artifactId</w:t>
      </w:r>
      <w:proofErr w:type="spellEnd"/>
      <w:r w:rsidRPr="00DB1FE4">
        <w:t>&gt;</w:t>
      </w:r>
      <w:proofErr w:type="gramEnd"/>
      <w:r w:rsidRPr="00DB1FE4">
        <w:t>spring-boot-starter-security&lt;/</w:t>
      </w:r>
      <w:proofErr w:type="spellStart"/>
      <w:r w:rsidRPr="00DB1FE4">
        <w:t>artifactId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  <w:t>&lt;/dependency&gt;</w:t>
      </w:r>
    </w:p>
    <w:p w:rsidR="00243C3F" w:rsidRPr="00DB1FE4" w:rsidRDefault="00243C3F" w:rsidP="00DB1FE4"/>
    <w:p w:rsidR="00243C3F" w:rsidRPr="00DB1FE4" w:rsidRDefault="00243C3F" w:rsidP="00DB1FE4">
      <w:r w:rsidRPr="00DB1FE4">
        <w:t>&lt;</w:t>
      </w:r>
      <w:proofErr w:type="gramStart"/>
      <w:r w:rsidRPr="00DB1FE4">
        <w:t>dependency</w:t>
      </w:r>
      <w:proofErr w:type="gram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r w:rsidRPr="00DB1FE4">
        <w:t>groupId</w:t>
      </w:r>
      <w:proofErr w:type="spellEnd"/>
      <w:r w:rsidRPr="00DB1FE4">
        <w:t>&gt;</w:t>
      </w:r>
      <w:proofErr w:type="spellStart"/>
      <w:r w:rsidRPr="00DB1FE4">
        <w:t>org.springframework.boot</w:t>
      </w:r>
      <w:proofErr w:type="spellEnd"/>
      <w:r w:rsidRPr="00DB1FE4">
        <w:t>&lt;/</w:t>
      </w:r>
      <w:proofErr w:type="spellStart"/>
      <w:r w:rsidRPr="00DB1FE4">
        <w:t>groupId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spellStart"/>
      <w:proofErr w:type="gramStart"/>
      <w:r w:rsidRPr="00DB1FE4">
        <w:t>artifactId</w:t>
      </w:r>
      <w:proofErr w:type="spellEnd"/>
      <w:r w:rsidRPr="00DB1FE4">
        <w:t>&gt;</w:t>
      </w:r>
      <w:proofErr w:type="gramEnd"/>
      <w:r w:rsidRPr="00DB1FE4">
        <w:t>spring-boot-starter-tomcat&lt;/</w:t>
      </w:r>
      <w:proofErr w:type="spellStart"/>
      <w:r w:rsidRPr="00DB1FE4">
        <w:t>artifactId</w:t>
      </w:r>
      <w:proofErr w:type="spellEnd"/>
      <w:r w:rsidRPr="00DB1FE4">
        <w:t>&gt;</w:t>
      </w:r>
    </w:p>
    <w:p w:rsidR="00243C3F" w:rsidRPr="00DB1FE4" w:rsidRDefault="00243C3F" w:rsidP="00DB1FE4">
      <w:r w:rsidRPr="00DB1FE4">
        <w:tab/>
      </w:r>
      <w:r w:rsidRPr="00DB1FE4">
        <w:tab/>
      </w:r>
      <w:r w:rsidRPr="00DB1FE4">
        <w:tab/>
        <w:t>&lt;</w:t>
      </w:r>
      <w:proofErr w:type="gramStart"/>
      <w:r w:rsidRPr="00DB1FE4">
        <w:t>scope&gt;</w:t>
      </w:r>
      <w:proofErr w:type="gramEnd"/>
      <w:r w:rsidRPr="00DB1FE4">
        <w:t>provided&lt;/scope&gt;</w:t>
      </w:r>
    </w:p>
    <w:p w:rsidR="00243C3F" w:rsidRPr="00DB1FE4" w:rsidRDefault="00243C3F" w:rsidP="00DB1FE4">
      <w:r w:rsidRPr="00DB1FE4">
        <w:tab/>
      </w:r>
      <w:r w:rsidRPr="00DB1FE4">
        <w:tab/>
        <w:t>&lt;/dependency&gt;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1" w:name="_Toc476586557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spellStart"/>
      <w:r>
        <w:t>jpa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and h2 </w:t>
      </w:r>
      <w:proofErr w:type="spellStart"/>
      <w:r>
        <w:t>db</w:t>
      </w:r>
      <w:proofErr w:type="spellEnd"/>
      <w:r>
        <w:t xml:space="preserve"> dependencies</w:t>
      </w:r>
      <w:bookmarkEnd w:id="11"/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DB1FE4">
      <w:proofErr w:type="gramStart"/>
      <w:r>
        <w:t>&lt;!--</w:t>
      </w:r>
      <w:proofErr w:type="gramEnd"/>
      <w:r>
        <w:t xml:space="preserve"> spring-data-</w:t>
      </w:r>
      <w:proofErr w:type="spellStart"/>
      <w:r>
        <w:rPr>
          <w:u w:val="single"/>
        </w:rPr>
        <w:t>jpa</w:t>
      </w:r>
      <w:proofErr w:type="spellEnd"/>
      <w:r>
        <w:t>, spring-</w:t>
      </w:r>
      <w:proofErr w:type="spellStart"/>
      <w:r>
        <w:rPr>
          <w:u w:val="single"/>
        </w:rPr>
        <w:t>orm</w:t>
      </w:r>
      <w:proofErr w:type="spellEnd"/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spring-boot-starter-data-</w:t>
      </w:r>
      <w:proofErr w:type="spellStart"/>
      <w:r>
        <w:rPr>
          <w:color w:val="000000"/>
          <w:u w:val="single"/>
        </w:rPr>
        <w:t>jpa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243C3F" w:rsidRDefault="00243C3F" w:rsidP="00DB1FE4"/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com.h2database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h2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org.hsqldb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hsqldb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D43A29" w:rsidRDefault="00D43A29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D43A29"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E1501E" w:rsidRDefault="00E1501E" w:rsidP="0091290A"/>
    <w:p w:rsidR="00243C3F" w:rsidRDefault="00243C3F" w:rsidP="00243C3F">
      <w:pPr>
        <w:pStyle w:val="StyleHeading114ptBoldUnderlineLeft"/>
      </w:pPr>
      <w:bookmarkStart w:id="12" w:name="_Toc476586558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Add spring test dependencies</w:t>
      </w:r>
      <w:bookmarkEnd w:id="12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spring-test, </w:t>
      </w:r>
      <w:proofErr w:type="spellStart"/>
      <w:r>
        <w:rPr>
          <w:u w:val="single"/>
        </w:rPr>
        <w:t>hamcrest</w:t>
      </w:r>
      <w:proofErr w:type="spellEnd"/>
      <w:r>
        <w:t>, ... --&gt;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243C3F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pPr>
        <w:rPr>
          <w:color w:val="008080"/>
        </w:rPr>
      </w:pPr>
    </w:p>
    <w:p w:rsidR="00AC05F8" w:rsidRDefault="00AC05F8" w:rsidP="00DB1FE4">
      <w:proofErr w:type="gramStart"/>
      <w:r>
        <w:t>&lt;!--</w:t>
      </w:r>
      <w:proofErr w:type="gramEnd"/>
      <w:r>
        <w:t xml:space="preserve"> attribute level </w:t>
      </w:r>
      <w:r>
        <w:rPr>
          <w:u w:val="single"/>
        </w:rPr>
        <w:t>json</w:t>
      </w:r>
      <w:r>
        <w:t xml:space="preserve"> comparisons --&gt;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AC05F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3" w:name="_Toc476586559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Jackson </w:t>
      </w:r>
      <w:proofErr w:type="spellStart"/>
      <w:r>
        <w:t>databind</w:t>
      </w:r>
      <w:proofErr w:type="spellEnd"/>
      <w:r>
        <w:t xml:space="preserve"> dependencies</w:t>
      </w:r>
      <w:bookmarkEnd w:id="13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com.fasterxml.jackson.core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4" w:name="_Toc476586560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>Add HAL Browser dependencies</w:t>
      </w:r>
      <w:bookmarkEnd w:id="14"/>
    </w:p>
    <w:p w:rsidR="00243C3F" w:rsidRDefault="00243C3F" w:rsidP="00243C3F">
      <w:pPr>
        <w:pStyle w:val="StyleHeading114ptBoldUnderlineLeft"/>
      </w:pPr>
    </w:p>
    <w:p w:rsidR="00243C3F" w:rsidRDefault="00243C3F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org.springframework.data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spring-data-rest-</w:t>
      </w:r>
      <w:proofErr w:type="spellStart"/>
      <w:r>
        <w:rPr>
          <w:color w:val="000000"/>
          <w:u w:val="single"/>
        </w:rPr>
        <w:t>hal</w:t>
      </w:r>
      <w:proofErr w:type="spellEnd"/>
      <w:r>
        <w:rPr>
          <w:color w:val="000000"/>
        </w:rPr>
        <w:t>-browser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243C3F" w:rsidRDefault="00243C3F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>
      <w:r>
        <w:br w:type="page"/>
      </w:r>
    </w:p>
    <w:p w:rsidR="00EC74FD" w:rsidRDefault="00EC74FD" w:rsidP="00EC74FD">
      <w:pPr>
        <w:pStyle w:val="StyleHeading114ptBoldUnderlineLeft"/>
      </w:pPr>
      <w:bookmarkStart w:id="15" w:name="_Toc476586561"/>
      <w:r w:rsidRPr="00EA03DE">
        <w:lastRenderedPageBreak/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gramStart"/>
      <w:r>
        <w:t>Swagger  dependencies</w:t>
      </w:r>
      <w:bookmarkEnd w:id="15"/>
      <w:proofErr w:type="gramEnd"/>
    </w:p>
    <w:p w:rsidR="00243C3F" w:rsidRDefault="00243C3F" w:rsidP="0091290A"/>
    <w:p w:rsidR="00EC74FD" w:rsidRDefault="00EC74FD" w:rsidP="0091290A"/>
    <w:p w:rsidR="00EC74FD" w:rsidRDefault="00EC74FD" w:rsidP="00DB1FE4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springfox</w:t>
      </w:r>
      <w:proofErr w:type="spellEnd"/>
      <w:r>
        <w:rPr>
          <w:color w:val="000000"/>
        </w:rPr>
        <w:t>-swagger-</w:t>
      </w:r>
      <w:proofErr w:type="spellStart"/>
      <w:r>
        <w:rPr>
          <w:color w:val="000000"/>
          <w:u w:val="single"/>
        </w:rPr>
        <w:t>ui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EC74FD" w:rsidRDefault="00EC74FD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EC74FD"/>
    <w:p w:rsidR="006279D7" w:rsidRDefault="006279D7" w:rsidP="00EC74FD"/>
    <w:p w:rsidR="006279D7" w:rsidRDefault="006279D7" w:rsidP="006279D7">
      <w:pPr>
        <w:pStyle w:val="StyleHeading114ptBoldUnderlineLeft"/>
      </w:pPr>
      <w:bookmarkStart w:id="16" w:name="_Toc476586562"/>
      <w:r w:rsidRPr="00EA03DE">
        <w:t>1.</w:t>
      </w:r>
      <w:r>
        <w:t>16</w:t>
      </w:r>
      <w:r w:rsidRPr="00EA03DE">
        <w:t xml:space="preserve"> </w:t>
      </w:r>
      <w:r>
        <w:t>–</w:t>
      </w:r>
      <w:r w:rsidRPr="00EA03DE">
        <w:t xml:space="preserve"> </w:t>
      </w:r>
      <w:r>
        <w:t>Add MySQL Driver dependencies</w:t>
      </w:r>
      <w:bookmarkEnd w:id="16"/>
    </w:p>
    <w:p w:rsidR="006279D7" w:rsidRDefault="006279D7" w:rsidP="00EC74FD"/>
    <w:p w:rsidR="006279D7" w:rsidRDefault="006279D7" w:rsidP="00DB1FE4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6279D7" w:rsidRDefault="006279D7" w:rsidP="00DB1FE4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6279D7" w:rsidRDefault="006279D7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6279D7" w:rsidRDefault="006279D7" w:rsidP="006279D7"/>
    <w:p w:rsidR="00117A0A" w:rsidRDefault="00117A0A" w:rsidP="00117A0A">
      <w:pPr>
        <w:pStyle w:val="StyleHeading114ptBoldUnderlineLeft"/>
      </w:pPr>
      <w:bookmarkStart w:id="17" w:name="_Toc476586563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Add maven build section</w:t>
      </w:r>
      <w:bookmarkEnd w:id="17"/>
    </w:p>
    <w:p w:rsidR="00117A0A" w:rsidRDefault="00117A0A" w:rsidP="006279D7"/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resources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resource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/main/resources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directory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filtering</w:t>
      </w:r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filtering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-compiler-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sz w:val="20"/>
          <w:szCs w:val="20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3.1</w:t>
      </w:r>
      <w:r>
        <w:rPr>
          <w:rFonts w:ascii="Consolas" w:hAnsi="Consolas" w:cs="Consolas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sz w:val="20"/>
          <w:szCs w:val="20"/>
          <w:u w:val="single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Spring boot support --&gt;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addResources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false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addResources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sz w:val="20"/>
          <w:szCs w:val="20"/>
        </w:rPr>
        <w:t>&gt;</w:t>
      </w:r>
    </w:p>
    <w:p w:rsidR="00117A0A" w:rsidRDefault="00117A0A" w:rsidP="00DB1FE4"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E1501E" w:rsidRDefault="00117A0A">
      <w:pPr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E1501E" w:rsidRDefault="00E1501E" w:rsidP="0091290A"/>
    <w:p w:rsidR="00B5711F" w:rsidRDefault="00B5711F"/>
    <w:p w:rsidR="00FD7055" w:rsidRDefault="00FD7055"/>
    <w:p w:rsidR="00FD7055" w:rsidRDefault="00FD7055" w:rsidP="00FD7055">
      <w:pPr>
        <w:pStyle w:val="StyleHeading114ptBoldUnderlineLeft"/>
      </w:pPr>
      <w:bookmarkStart w:id="18" w:name="_Toc476586564"/>
      <w:r w:rsidRPr="00EA03DE">
        <w:t>1.</w:t>
      </w:r>
      <w:r>
        <w:t>18</w:t>
      </w:r>
      <w:r w:rsidRPr="00EA03DE">
        <w:t xml:space="preserve"> </w:t>
      </w:r>
      <w:r>
        <w:t xml:space="preserve">–Add properties for </w:t>
      </w:r>
      <w:proofErr w:type="spellStart"/>
      <w:r>
        <w:t>application.properties</w:t>
      </w:r>
      <w:proofErr w:type="spellEnd"/>
      <w:r>
        <w:t xml:space="preserve"> resource directory</w:t>
      </w:r>
      <w:bookmarkEnd w:id="18"/>
    </w:p>
    <w:p w:rsidR="00FD7055" w:rsidRDefault="00FD7055" w:rsidP="00FD705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E409D2" w:rsidRDefault="00E409D2" w:rsidP="00FD6418">
      <w:pPr>
        <w:rPr>
          <w:ins w:id="19" w:author="Caree2" w:date="2017-04-30T08:03:00Z"/>
        </w:rPr>
        <w:pPrChange w:id="20" w:author="Caree2" w:date="2017-04-30T08:03:00Z">
          <w:pPr>
            <w:autoSpaceDE w:val="0"/>
            <w:autoSpaceDN w:val="0"/>
            <w:adjustRightInd w:val="0"/>
          </w:pPr>
        </w:pPrChange>
      </w:pPr>
      <w:proofErr w:type="spellStart"/>
      <w:ins w:id="21" w:author="Caree2" w:date="2017-04-30T08:03:00Z">
        <w:r>
          <w:t>logging.level.org.springframework.web</w:t>
        </w:r>
        <w:proofErr w:type="spellEnd"/>
        <w:r>
          <w:t>=INFO</w:t>
        </w:r>
      </w:ins>
    </w:p>
    <w:p w:rsidR="00E409D2" w:rsidRDefault="00E409D2" w:rsidP="00FD6418">
      <w:pPr>
        <w:rPr>
          <w:ins w:id="22" w:author="Caree2" w:date="2017-04-30T08:03:00Z"/>
        </w:rPr>
        <w:pPrChange w:id="23" w:author="Caree2" w:date="2017-04-30T08:03:00Z">
          <w:pPr>
            <w:autoSpaceDE w:val="0"/>
            <w:autoSpaceDN w:val="0"/>
            <w:adjustRightInd w:val="0"/>
          </w:pPr>
        </w:pPrChange>
      </w:pPr>
      <w:proofErr w:type="spellStart"/>
      <w:ins w:id="24" w:author="Caree2" w:date="2017-04-30T08:03:00Z">
        <w:r>
          <w:t>logging.level.org.hibernate</w:t>
        </w:r>
        <w:proofErr w:type="spellEnd"/>
        <w:r>
          <w:t>=ERROR</w:t>
        </w:r>
      </w:ins>
    </w:p>
    <w:p w:rsidR="00FD7055" w:rsidDel="00E409D2" w:rsidRDefault="00E409D2" w:rsidP="00FD6418">
      <w:pPr>
        <w:rPr>
          <w:del w:id="25" w:author="Caree2" w:date="2017-04-30T08:03:00Z"/>
        </w:rPr>
        <w:pPrChange w:id="26" w:author="Caree2" w:date="2017-04-30T08:03:00Z">
          <w:pPr/>
        </w:pPrChange>
      </w:pPr>
      <w:proofErr w:type="spellStart"/>
      <w:ins w:id="27" w:author="Caree2" w:date="2017-04-30T08:03:00Z">
        <w:r>
          <w:t>logging.file</w:t>
        </w:r>
        <w:proofErr w:type="spellEnd"/>
        <w:r>
          <w:t>=logs/udemy-rsmortgage-person-service.log</w:t>
        </w:r>
      </w:ins>
      <w:del w:id="28" w:author="Caree2" w:date="2017-04-30T08:03:00Z">
        <w:r w:rsidR="00FD7055" w:rsidDel="00E409D2">
          <w:delText>logging.level.org.springframework.web=</w:delText>
        </w:r>
        <w:r w:rsidR="00FD7055" w:rsidDel="00E409D2">
          <w:rPr>
            <w:color w:val="2A00FF"/>
          </w:rPr>
          <w:delText>INFO</w:delText>
        </w:r>
      </w:del>
    </w:p>
    <w:p w:rsidR="00FD7055" w:rsidDel="00E409D2" w:rsidRDefault="00FD7055" w:rsidP="00FD6418">
      <w:pPr>
        <w:rPr>
          <w:del w:id="29" w:author="Caree2" w:date="2017-04-30T08:03:00Z"/>
        </w:rPr>
        <w:pPrChange w:id="30" w:author="Caree2" w:date="2017-04-30T08:03:00Z">
          <w:pPr/>
        </w:pPrChange>
      </w:pPr>
      <w:del w:id="31" w:author="Caree2" w:date="2017-04-30T08:03:00Z">
        <w:r w:rsidDel="00E409D2">
          <w:delText>logging.level.guru.springframework.blogs.controllers=</w:delText>
        </w:r>
        <w:r w:rsidDel="00E409D2">
          <w:rPr>
            <w:color w:val="2A00FF"/>
          </w:rPr>
          <w:delText>INFO</w:delText>
        </w:r>
      </w:del>
    </w:p>
    <w:p w:rsidR="00FD7055" w:rsidDel="00E409D2" w:rsidRDefault="00FD7055" w:rsidP="00FD6418">
      <w:pPr>
        <w:rPr>
          <w:del w:id="32" w:author="Caree2" w:date="2017-04-30T08:03:00Z"/>
        </w:rPr>
        <w:pPrChange w:id="33" w:author="Caree2" w:date="2017-04-30T08:03:00Z">
          <w:pPr/>
        </w:pPrChange>
      </w:pPr>
      <w:del w:id="34" w:author="Caree2" w:date="2017-04-30T08:03:00Z">
        <w:r w:rsidDel="00E409D2">
          <w:delText>logging.level.org.hibernate=</w:delText>
        </w:r>
        <w:r w:rsidDel="00E409D2">
          <w:rPr>
            <w:color w:val="2A00FF"/>
          </w:rPr>
          <w:delText>ERROR</w:delText>
        </w:r>
      </w:del>
    </w:p>
    <w:p w:rsidR="00FD7055" w:rsidRDefault="00FD7055" w:rsidP="00FD6418">
      <w:pPr>
        <w:pPrChange w:id="35" w:author="Caree2" w:date="2017-04-30T08:03:00Z">
          <w:pPr/>
        </w:pPrChange>
      </w:pPr>
      <w:del w:id="36" w:author="Caree2" w:date="2017-04-30T08:03:00Z">
        <w:r w:rsidDel="00E409D2">
          <w:delText>logging.file=</w:delText>
        </w:r>
        <w:r w:rsidDel="00E409D2">
          <w:rPr>
            <w:color w:val="2A00FF"/>
          </w:rPr>
          <w:delText>logs/spring-boot-logging.log</w:delText>
        </w:r>
      </w:del>
    </w:p>
    <w:p w:rsidR="00FD7055" w:rsidRDefault="00FD705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B5711F" w:rsidRDefault="00B5711F" w:rsidP="00B5711F">
      <w:pPr>
        <w:pStyle w:val="StyleHeading114ptBoldUnderlineLeft"/>
      </w:pPr>
      <w:bookmarkStart w:id="37" w:name="_Toc476586565"/>
      <w:r w:rsidRPr="00EA03DE">
        <w:t>1.</w:t>
      </w:r>
      <w:r w:rsidR="005A1E3C">
        <w:t>19</w:t>
      </w:r>
      <w:r w:rsidRPr="00EA03DE">
        <w:t xml:space="preserve"> </w:t>
      </w:r>
      <w:r>
        <w:t xml:space="preserve">–Create </w:t>
      </w:r>
      <w:proofErr w:type="spellStart"/>
      <w:r>
        <w:t>application.yml</w:t>
      </w:r>
      <w:proofErr w:type="spellEnd"/>
      <w:r>
        <w:t xml:space="preserve"> under resource directory</w:t>
      </w:r>
      <w:bookmarkEnd w:id="37"/>
    </w:p>
    <w:p w:rsidR="005A1E3C" w:rsidRDefault="005A1E3C" w:rsidP="00B5711F">
      <w:pPr>
        <w:pStyle w:val="StyleHeading114ptBoldUnderlineLeft"/>
      </w:pPr>
    </w:p>
    <w:p w:rsidR="005A1E3C" w:rsidRDefault="005A1E3C" w:rsidP="00DB1FE4">
      <w:proofErr w:type="spellStart"/>
      <w:r>
        <w:t>spring.jmx</w:t>
      </w:r>
      <w:proofErr w:type="spellEnd"/>
      <w:r>
        <w:t>:</w:t>
      </w:r>
    </w:p>
    <w:p w:rsidR="005A1E3C" w:rsidRDefault="005A1E3C" w:rsidP="00DB1FE4">
      <w:r>
        <w:rPr>
          <w:color w:val="000000"/>
        </w:rPr>
        <w:t xml:space="preserve">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DB1FE4"/>
    <w:p w:rsidR="005A1E3C" w:rsidRDefault="005A1E3C" w:rsidP="00DB1FE4">
      <w:proofErr w:type="spellStart"/>
      <w:r>
        <w:t>spring.datasource</w:t>
      </w:r>
      <w:proofErr w:type="spell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spellStart"/>
      <w:proofErr w:type="gramStart"/>
      <w:r>
        <w:t>driverClassName</w:t>
      </w:r>
      <w:proofErr w:type="spellEnd"/>
      <w:proofErr w:type="gramEnd"/>
      <w:r>
        <w:t>:</w:t>
      </w:r>
      <w:r>
        <w:rPr>
          <w:color w:val="000000"/>
        </w:rPr>
        <w:t xml:space="preserve"> org.h2.Driver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url</w:t>
      </w:r>
      <w:proofErr w:type="gramEnd"/>
      <w:r>
        <w:t>:</w:t>
      </w:r>
      <w:r>
        <w:rPr>
          <w:color w:val="000000"/>
        </w:rPr>
        <w:t xml:space="preserve"> jdbc:h2:mem:bootexample;MODE=MySQL</w:t>
      </w:r>
    </w:p>
    <w:p w:rsidR="005A1E3C" w:rsidRDefault="005A1E3C" w:rsidP="00DB1FE4"/>
    <w:p w:rsidR="005A1E3C" w:rsidRDefault="005A1E3C" w:rsidP="00DB1FE4">
      <w:proofErr w:type="gramStart"/>
      <w:r>
        <w:t>server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8090</w:t>
      </w:r>
    </w:p>
    <w:p w:rsidR="005A1E3C" w:rsidRDefault="005A1E3C" w:rsidP="00DB1FE4"/>
    <w:p w:rsidR="005A1E3C" w:rsidRDefault="005A1E3C" w:rsidP="00DB1FE4">
      <w:r>
        <w:rPr>
          <w:color w:val="FF0032"/>
        </w:rPr>
        <w:t>#</w:t>
      </w:r>
      <w:proofErr w:type="spellStart"/>
      <w:r>
        <w:rPr>
          <w:color w:val="FF0032"/>
        </w:rPr>
        <w:t>todo</w:t>
      </w:r>
      <w:proofErr w:type="spellEnd"/>
      <w:r>
        <w:rPr>
          <w:color w:val="FF0032"/>
        </w:rPr>
        <w:t>: make sure to always enable security in production</w:t>
      </w:r>
    </w:p>
    <w:p w:rsidR="005A1E3C" w:rsidRDefault="005A1E3C" w:rsidP="00DB1FE4">
      <w:proofErr w:type="gramStart"/>
      <w:r>
        <w:t>security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basic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DB1FE4"/>
    <w:p w:rsidR="005A1E3C" w:rsidRDefault="005A1E3C" w:rsidP="00DB1FE4">
      <w:r>
        <w:rPr>
          <w:color w:val="FF0032"/>
        </w:rPr>
        <w:t>#management endpoints on a separate port</w:t>
      </w:r>
    </w:p>
    <w:p w:rsidR="005A1E3C" w:rsidRDefault="005A1E3C" w:rsidP="00DB1FE4">
      <w:proofErr w:type="gramStart"/>
      <w:r>
        <w:t>management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8091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security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rPr>
          <w:color w:val="FF0032"/>
        </w:rPr>
        <w:t xml:space="preserve"># management port is internal only. </w:t>
      </w:r>
      <w:proofErr w:type="gramStart"/>
      <w:r>
        <w:rPr>
          <w:color w:val="FF0032"/>
        </w:rPr>
        <w:t>no</w:t>
      </w:r>
      <w:proofErr w:type="gramEnd"/>
      <w:r>
        <w:rPr>
          <w:color w:val="FF0032"/>
        </w:rPr>
        <w:t xml:space="preserve"> need to secure it.</w:t>
      </w:r>
    </w:p>
    <w:p w:rsidR="005A1E3C" w:rsidRDefault="005A1E3C" w:rsidP="00DB1FE4"/>
    <w:p w:rsidR="005A1E3C" w:rsidRDefault="005A1E3C" w:rsidP="00DB1FE4">
      <w:r>
        <w:rPr>
          <w:color w:val="FF0032"/>
        </w:rPr>
        <w:t xml:space="preserve">#default project info followed by actual injected </w:t>
      </w:r>
      <w:proofErr w:type="spellStart"/>
      <w:r>
        <w:rPr>
          <w:color w:val="FF0032"/>
        </w:rPr>
        <w:t>pom</w:t>
      </w:r>
      <w:proofErr w:type="spellEnd"/>
      <w:r>
        <w:rPr>
          <w:color w:val="FF0032"/>
        </w:rPr>
        <w:t>-specified values.</w:t>
      </w:r>
    </w:p>
    <w:p w:rsidR="005A1E3C" w:rsidRDefault="005A1E3C" w:rsidP="00DB1FE4">
      <w:proofErr w:type="gramStart"/>
      <w:r>
        <w:rPr>
          <w:u w:val="single"/>
        </w:rPr>
        <w:t>project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-person-service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version</w:t>
      </w:r>
      <w:proofErr w:type="gramEnd"/>
      <w:r>
        <w:t>:</w:t>
      </w:r>
      <w:r>
        <w:rPr>
          <w:color w:val="000000"/>
        </w:rPr>
        <w:t xml:space="preserve"> 0.1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description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-person-service</w:t>
      </w:r>
    </w:p>
    <w:p w:rsidR="005A1E3C" w:rsidRDefault="005A1E3C" w:rsidP="00DB1FE4">
      <w:proofErr w:type="gramStart"/>
      <w:r>
        <w:t>info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build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artifact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project.artifactId</w:t>
      </w:r>
      <w:proofErr w:type="spellEnd"/>
      <w:r>
        <w:rPr>
          <w:color w:val="000000"/>
        </w:rPr>
        <w:t>}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${project.name}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description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project.description</w:t>
      </w:r>
      <w:proofErr w:type="spellEnd"/>
      <w:r>
        <w:rPr>
          <w:color w:val="000000"/>
        </w:rPr>
        <w:t>}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version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project.version</w:t>
      </w:r>
      <w:proofErr w:type="spellEnd"/>
      <w:r>
        <w:rPr>
          <w:color w:val="000000"/>
        </w:rPr>
        <w:t>}</w:t>
      </w:r>
    </w:p>
    <w:p w:rsidR="005A1E3C" w:rsidRDefault="005A1E3C" w:rsidP="00DB1FE4"/>
    <w:p w:rsidR="005A1E3C" w:rsidRDefault="005A1E3C" w:rsidP="00DB1FE4"/>
    <w:p w:rsidR="005A1E3C" w:rsidRDefault="005A1E3C" w:rsidP="00DB1FE4">
      <w:proofErr w:type="spellStart"/>
      <w:r>
        <w:t>spring.jpa</w:t>
      </w:r>
      <w:proofErr w:type="spell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spellStart"/>
      <w:proofErr w:type="gramStart"/>
      <w:r>
        <w:t>hibernate.ddl</w:t>
      </w:r>
      <w:proofErr w:type="spellEnd"/>
      <w:r>
        <w:t>-auto</w:t>
      </w:r>
      <w:proofErr w:type="gramEnd"/>
      <w:r>
        <w:t>:</w:t>
      </w:r>
      <w:r>
        <w:rPr>
          <w:color w:val="000000"/>
        </w:rPr>
        <w:t xml:space="preserve"> create-drop</w:t>
      </w:r>
    </w:p>
    <w:p w:rsidR="005A1E3C" w:rsidRDefault="005A1E3C" w:rsidP="00DB1FE4"/>
    <w:p w:rsidR="005A1E3C" w:rsidRDefault="005A1E3C" w:rsidP="00DB1FE4">
      <w:r>
        <w:rPr>
          <w:color w:val="000000"/>
        </w:rPr>
        <w:t>---</w:t>
      </w:r>
    </w:p>
    <w:p w:rsidR="005A1E3C" w:rsidRDefault="005A1E3C" w:rsidP="00DB1FE4">
      <w:proofErr w:type="gramStart"/>
      <w:r>
        <w:t>spring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5A1E3C" w:rsidRDefault="005A1E3C" w:rsidP="00DB1FE4"/>
    <w:p w:rsidR="005A1E3C" w:rsidRDefault="005A1E3C" w:rsidP="00DB1FE4">
      <w:r>
        <w:rPr>
          <w:color w:val="000000"/>
        </w:rPr>
        <w:t xml:space="preserve">  </w:t>
      </w:r>
      <w:proofErr w:type="spellStart"/>
      <w:proofErr w:type="gramStart"/>
      <w:r>
        <w:t>datasource</w:t>
      </w:r>
      <w:proofErr w:type="spellEnd"/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spellStart"/>
      <w:proofErr w:type="gramStart"/>
      <w:r>
        <w:t>driverClassName</w:t>
      </w:r>
      <w:proofErr w:type="spellEnd"/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com.mysql.jdbc.Driver</w:t>
      </w:r>
      <w:proofErr w:type="spellEnd"/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url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jdbc:mysql</w:t>
      </w:r>
      <w:proofErr w:type="spellEnd"/>
      <w:r>
        <w:rPr>
          <w:color w:val="000000"/>
        </w:rPr>
        <w:t>://localhost/</w:t>
      </w:r>
      <w:proofErr w:type="spellStart"/>
      <w:r>
        <w:rPr>
          <w:color w:val="000000"/>
        </w:rPr>
        <w:t>rsmortgage</w:t>
      </w:r>
      <w:proofErr w:type="spellEnd"/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username</w:t>
      </w:r>
      <w:proofErr w:type="gramEnd"/>
      <w:r>
        <w:t>:</w:t>
      </w:r>
      <w:r>
        <w:rPr>
          <w:color w:val="000000"/>
        </w:rPr>
        <w:t xml:space="preserve"> root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password</w:t>
      </w:r>
      <w:proofErr w:type="gramEnd"/>
      <w:r>
        <w:t>:</w:t>
      </w:r>
      <w:r>
        <w:rPr>
          <w:color w:val="000000"/>
        </w:rPr>
        <w:t xml:space="preserve"> root</w:t>
      </w:r>
    </w:p>
    <w:p w:rsidR="005A1E3C" w:rsidRDefault="005A1E3C" w:rsidP="00DB1FE4"/>
    <w:p w:rsidR="005A1E3C" w:rsidRDefault="005A1E3C" w:rsidP="00DB1FE4">
      <w:r>
        <w:rPr>
          <w:color w:val="000000"/>
        </w:rPr>
        <w:t xml:space="preserve">  </w:t>
      </w:r>
      <w:proofErr w:type="spellStart"/>
      <w:proofErr w:type="gramStart"/>
      <w:r>
        <w:t>jpa</w:t>
      </w:r>
      <w:proofErr w:type="spellEnd"/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</w:t>
      </w:r>
      <w:proofErr w:type="gramStart"/>
      <w:r>
        <w:t>hibernate</w:t>
      </w:r>
      <w:proofErr w:type="gramEnd"/>
      <w:r>
        <w:t>:</w:t>
      </w:r>
    </w:p>
    <w:p w:rsidR="005A1E3C" w:rsidRDefault="005A1E3C" w:rsidP="00DB1FE4">
      <w:r>
        <w:rPr>
          <w:color w:val="000000"/>
        </w:rPr>
        <w:t xml:space="preserve">      </w:t>
      </w:r>
      <w:proofErr w:type="gramStart"/>
      <w:r>
        <w:rPr>
          <w:u w:val="single"/>
        </w:rPr>
        <w:t>dialect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org.hibernate.dialect.MySQLInnoDBDialect</w:t>
      </w:r>
      <w:proofErr w:type="spellEnd"/>
    </w:p>
    <w:p w:rsidR="005A1E3C" w:rsidRDefault="005A1E3C" w:rsidP="00DB1FE4">
      <w:r>
        <w:rPr>
          <w:color w:val="000000"/>
        </w:rPr>
        <w:t xml:space="preserve">      </w:t>
      </w:r>
      <w:proofErr w:type="spellStart"/>
      <w:proofErr w:type="gramStart"/>
      <w:r>
        <w:t>ddl</w:t>
      </w:r>
      <w:proofErr w:type="spellEnd"/>
      <w:r>
        <w:t>-auto</w:t>
      </w:r>
      <w:proofErr w:type="gramEnd"/>
      <w:r>
        <w:t>:</w:t>
      </w:r>
      <w:r>
        <w:rPr>
          <w:color w:val="000000"/>
        </w:rPr>
        <w:t xml:space="preserve"> update </w:t>
      </w:r>
      <w:r>
        <w:rPr>
          <w:color w:val="FF0032"/>
        </w:rPr>
        <w:t xml:space="preserve"># </w:t>
      </w:r>
      <w:proofErr w:type="spellStart"/>
      <w:r>
        <w:rPr>
          <w:color w:val="FF0032"/>
        </w:rPr>
        <w:t>todo</w:t>
      </w:r>
      <w:proofErr w:type="spellEnd"/>
      <w:r>
        <w:rPr>
          <w:color w:val="FF0032"/>
        </w:rPr>
        <w:t>: in non-dev environments, comment this out:</w:t>
      </w:r>
    </w:p>
    <w:p w:rsidR="005A1E3C" w:rsidRDefault="005A1E3C" w:rsidP="00DB1FE4">
      <w:r>
        <w:rPr>
          <w:color w:val="00000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195EC0" w:rsidRDefault="00195E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195EC0" w:rsidP="00195EC0">
      <w:pPr>
        <w:pStyle w:val="StyleHeading114ptBoldUnderlineLeft"/>
      </w:pPr>
      <w:bookmarkStart w:id="38" w:name="_Toc476586566"/>
      <w:r w:rsidRPr="00EA03DE">
        <w:lastRenderedPageBreak/>
        <w:t>1.</w:t>
      </w:r>
      <w:r w:rsidR="004700BC">
        <w:t>20</w:t>
      </w:r>
      <w:r w:rsidRPr="00EA03DE">
        <w:t xml:space="preserve"> </w:t>
      </w:r>
      <w:r>
        <w:t>–</w:t>
      </w:r>
      <w:r w:rsidR="004700BC">
        <w:t>Create domain package</w:t>
      </w:r>
      <w:bookmarkEnd w:id="38"/>
    </w:p>
    <w:p w:rsidR="004700BC" w:rsidRDefault="004700BC" w:rsidP="00195EC0">
      <w:pPr>
        <w:pStyle w:val="StyleHeading114ptBoldUnderlineLeft"/>
      </w:pPr>
    </w:p>
    <w:p w:rsidR="004700BC" w:rsidRDefault="004700BC" w:rsidP="00DB1FE4">
      <w:r>
        <w:rPr>
          <w:noProof/>
        </w:rPr>
        <w:drawing>
          <wp:inline distT="0" distB="0" distL="0" distR="0" wp14:anchorId="66C4617A" wp14:editId="16DC7258">
            <wp:extent cx="4981575" cy="47625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39" w:name="_Toc476586567"/>
      <w:r w:rsidRPr="00EA03DE">
        <w:lastRenderedPageBreak/>
        <w:t>1.</w:t>
      </w:r>
      <w:r>
        <w:t>21</w:t>
      </w:r>
      <w:r w:rsidRPr="00EA03DE">
        <w:t xml:space="preserve"> </w:t>
      </w:r>
      <w:r>
        <w:t xml:space="preserve">–Create </w:t>
      </w:r>
      <w:proofErr w:type="spellStart"/>
      <w:r w:rsidR="00BE3E08">
        <w:t>api.rest</w:t>
      </w:r>
      <w:proofErr w:type="spellEnd"/>
      <w:r>
        <w:t xml:space="preserve"> package</w:t>
      </w:r>
      <w:bookmarkEnd w:id="39"/>
    </w:p>
    <w:p w:rsidR="00BE3E08" w:rsidRDefault="00BE3E08" w:rsidP="004700BC">
      <w:pPr>
        <w:pStyle w:val="StyleHeading114ptBoldUnderlineLeft"/>
      </w:pPr>
    </w:p>
    <w:p w:rsidR="00BE3E08" w:rsidRDefault="00BE3E08" w:rsidP="00DB1FE4">
      <w:r>
        <w:rPr>
          <w:noProof/>
        </w:rPr>
        <w:drawing>
          <wp:inline distT="0" distB="0" distL="0" distR="0" wp14:anchorId="221B5876" wp14:editId="0E1D6D14">
            <wp:extent cx="4981575" cy="47720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B221C0" w:rsidRDefault="00B221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40" w:name="_Toc476586568"/>
      <w:r w:rsidRPr="00EA03DE">
        <w:lastRenderedPageBreak/>
        <w:t>1.</w:t>
      </w:r>
      <w:r>
        <w:t>22</w:t>
      </w:r>
      <w:r w:rsidRPr="00EA03DE">
        <w:t xml:space="preserve"> </w:t>
      </w:r>
      <w:r>
        <w:t xml:space="preserve">–Create </w:t>
      </w:r>
      <w:r w:rsidR="00B221C0">
        <w:t>exception</w:t>
      </w:r>
      <w:r>
        <w:t xml:space="preserve"> package</w:t>
      </w:r>
      <w:bookmarkEnd w:id="40"/>
    </w:p>
    <w:p w:rsidR="00B221C0" w:rsidRDefault="00B221C0" w:rsidP="004700BC">
      <w:pPr>
        <w:pStyle w:val="StyleHeading114ptBoldUnderlineLeft"/>
      </w:pPr>
    </w:p>
    <w:p w:rsidR="00B221C0" w:rsidRDefault="00B221C0" w:rsidP="00DB1FE4">
      <w:r>
        <w:rPr>
          <w:noProof/>
        </w:rPr>
        <w:drawing>
          <wp:inline distT="0" distB="0" distL="0" distR="0" wp14:anchorId="19EE5350" wp14:editId="66FEDCA2">
            <wp:extent cx="4962525" cy="47910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744834" w:rsidRDefault="0074483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41" w:name="_Toc476586569"/>
      <w:r w:rsidRPr="00EA03DE">
        <w:lastRenderedPageBreak/>
        <w:t>1.</w:t>
      </w:r>
      <w:r>
        <w:t>23</w:t>
      </w:r>
      <w:r w:rsidRPr="00EA03DE">
        <w:t xml:space="preserve"> </w:t>
      </w:r>
      <w:r>
        <w:t xml:space="preserve">–Create </w:t>
      </w:r>
      <w:proofErr w:type="spellStart"/>
      <w:r w:rsidR="00744834">
        <w:t>dao.jpa</w:t>
      </w:r>
      <w:proofErr w:type="spellEnd"/>
      <w:r>
        <w:t xml:space="preserve"> package</w:t>
      </w:r>
      <w:bookmarkEnd w:id="41"/>
    </w:p>
    <w:p w:rsidR="00744834" w:rsidRDefault="00744834" w:rsidP="004700BC">
      <w:pPr>
        <w:pStyle w:val="StyleHeading114ptBoldUnderlineLeft"/>
      </w:pPr>
    </w:p>
    <w:p w:rsidR="00744834" w:rsidRDefault="00744834" w:rsidP="00DB1FE4">
      <w:r>
        <w:rPr>
          <w:noProof/>
        </w:rPr>
        <w:drawing>
          <wp:inline distT="0" distB="0" distL="0" distR="0" wp14:anchorId="5A631202" wp14:editId="25B6CACB">
            <wp:extent cx="4991100" cy="47720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E01E4D" w:rsidRDefault="00E01E4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42" w:name="_Toc476586570"/>
      <w:r w:rsidRPr="00EA03DE">
        <w:lastRenderedPageBreak/>
        <w:t>1.</w:t>
      </w:r>
      <w:r>
        <w:t>24</w:t>
      </w:r>
      <w:r w:rsidRPr="00EA03DE">
        <w:t xml:space="preserve"> </w:t>
      </w:r>
      <w:r>
        <w:t xml:space="preserve">–Create </w:t>
      </w:r>
      <w:r w:rsidR="00E01E4D">
        <w:t>service</w:t>
      </w:r>
      <w:r>
        <w:t xml:space="preserve"> package</w:t>
      </w:r>
      <w:bookmarkEnd w:id="42"/>
    </w:p>
    <w:p w:rsidR="00E01E4D" w:rsidRDefault="00E01E4D" w:rsidP="004700BC">
      <w:pPr>
        <w:pStyle w:val="StyleHeading114ptBoldUnderlineLeft"/>
      </w:pPr>
    </w:p>
    <w:p w:rsidR="00E01E4D" w:rsidRDefault="00E01E4D" w:rsidP="00DB1FE4">
      <w:r>
        <w:rPr>
          <w:noProof/>
        </w:rPr>
        <w:drawing>
          <wp:inline distT="0" distB="0" distL="0" distR="0" wp14:anchorId="708E8F15" wp14:editId="28140175">
            <wp:extent cx="4953000" cy="4762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4881" w:rsidRDefault="00974881" w:rsidP="00974881">
      <w:pPr>
        <w:pStyle w:val="StyleHeading114ptBoldUnderlineLeft"/>
      </w:pPr>
      <w:bookmarkStart w:id="43" w:name="_Toc476586571"/>
      <w:r w:rsidRPr="00EA03DE">
        <w:lastRenderedPageBreak/>
        <w:t>1.</w:t>
      </w:r>
      <w:r>
        <w:t>25</w:t>
      </w:r>
      <w:r w:rsidRPr="00EA03DE">
        <w:t xml:space="preserve"> </w:t>
      </w:r>
      <w:r>
        <w:t>–Create Person domain class in domain package</w:t>
      </w:r>
      <w:bookmarkEnd w:id="43"/>
    </w:p>
    <w:p w:rsidR="00974881" w:rsidRDefault="00974881" w:rsidP="00974881">
      <w:pPr>
        <w:pStyle w:val="StyleHeading114ptBoldUnderlineLeft"/>
      </w:pPr>
    </w:p>
    <w:p w:rsidR="00974881" w:rsidRDefault="00974881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974881" w:rsidRDefault="00974881" w:rsidP="00DB1FE4"/>
    <w:p w:rsidR="00974881" w:rsidRDefault="00974881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974881" w:rsidRDefault="00974881" w:rsidP="00DB1FE4"/>
    <w:p w:rsidR="00974881" w:rsidRDefault="00974881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javax.persistence</w:t>
      </w:r>
      <w:proofErr w:type="spellEnd"/>
      <w:r>
        <w:t>.*;</w:t>
      </w:r>
    </w:p>
    <w:p w:rsidR="00974881" w:rsidRDefault="00974881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javax.xml.bind.annotation</w:t>
      </w:r>
      <w:proofErr w:type="spellEnd"/>
      <w:r>
        <w:t>.*;</w:t>
      </w:r>
    </w:p>
    <w:p w:rsidR="00974881" w:rsidRDefault="00974881" w:rsidP="00DB1FE4"/>
    <w:p w:rsidR="00974881" w:rsidRDefault="00974881" w:rsidP="00DB1FE4">
      <w:r>
        <w:rPr>
          <w:color w:val="3F7F5F"/>
        </w:rPr>
        <w:t>/*</w:t>
      </w:r>
    </w:p>
    <w:p w:rsidR="00974881" w:rsidRDefault="00974881" w:rsidP="00DB1FE4">
      <w:r>
        <w:rPr>
          <w:color w:val="3F7F5F"/>
        </w:rPr>
        <w:t xml:space="preserve"> * </w:t>
      </w:r>
      <w:proofErr w:type="gramStart"/>
      <w:r>
        <w:rPr>
          <w:color w:val="3F7F5F"/>
        </w:rPr>
        <w:t>a</w:t>
      </w:r>
      <w:proofErr w:type="gramEnd"/>
      <w:r>
        <w:rPr>
          <w:color w:val="3F7F5F"/>
        </w:rPr>
        <w:t xml:space="preserve"> simple domain entity doubling as a DTO</w:t>
      </w:r>
    </w:p>
    <w:p w:rsidR="00974881" w:rsidRDefault="00974881" w:rsidP="00DB1FE4">
      <w:r>
        <w:rPr>
          <w:color w:val="3F7F5F"/>
        </w:rPr>
        <w:t xml:space="preserve"> */</w:t>
      </w:r>
    </w:p>
    <w:p w:rsidR="00974881" w:rsidRDefault="00974881" w:rsidP="00DB1FE4">
      <w:r>
        <w:rPr>
          <w:color w:val="646464"/>
        </w:rPr>
        <w:t>@Entity</w:t>
      </w:r>
    </w:p>
    <w:p w:rsidR="00974881" w:rsidRDefault="00974881" w:rsidP="00DB1FE4">
      <w:proofErr w:type="gramStart"/>
      <w:r>
        <w:rPr>
          <w:color w:val="646464"/>
        </w:rPr>
        <w:t>@Table</w:t>
      </w:r>
      <w:r>
        <w:t>(</w:t>
      </w:r>
      <w:proofErr w:type="gramEnd"/>
      <w:r>
        <w:t xml:space="preserve">name = </w:t>
      </w:r>
      <w:r>
        <w:rPr>
          <w:color w:val="2A00FF"/>
        </w:rPr>
        <w:t>"</w:t>
      </w:r>
      <w:proofErr w:type="spellStart"/>
      <w:r>
        <w:rPr>
          <w:color w:val="2A00FF"/>
        </w:rPr>
        <w:t>rsmortgage_person</w:t>
      </w:r>
      <w:proofErr w:type="spellEnd"/>
      <w:r>
        <w:rPr>
          <w:color w:val="2A00FF"/>
        </w:rPr>
        <w:t>"</w:t>
      </w:r>
      <w:r>
        <w:t>)</w:t>
      </w:r>
    </w:p>
    <w:p w:rsidR="00974881" w:rsidRDefault="00974881" w:rsidP="00DB1FE4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974881" w:rsidRDefault="00974881" w:rsidP="00DB1FE4">
      <w:proofErr w:type="gramStart"/>
      <w:r>
        <w:rPr>
          <w:color w:val="646464"/>
        </w:rPr>
        <w:t>@</w:t>
      </w:r>
      <w:proofErr w:type="spellStart"/>
      <w:r>
        <w:rPr>
          <w:color w:val="646464"/>
        </w:rPr>
        <w:t>XmlAccessorType</w:t>
      </w:r>
      <w:proofErr w:type="spellEnd"/>
      <w:r>
        <w:t>(</w:t>
      </w:r>
      <w:proofErr w:type="spellStart"/>
      <w:proofErr w:type="gramEnd"/>
      <w:r>
        <w:t>XmlAccessType.</w:t>
      </w:r>
      <w:r>
        <w:rPr>
          <w:b/>
          <w:bCs/>
          <w:i/>
          <w:iCs/>
          <w:color w:val="0000C0"/>
        </w:rPr>
        <w:t>FIELD</w:t>
      </w:r>
      <w:proofErr w:type="spellEnd"/>
      <w:r>
        <w:t>)</w:t>
      </w:r>
    </w:p>
    <w:p w:rsidR="00974881" w:rsidRDefault="00974881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Person {</w:t>
      </w:r>
    </w:p>
    <w:p w:rsidR="00974881" w:rsidRDefault="00974881" w:rsidP="00DB1FE4"/>
    <w:p w:rsidR="00974881" w:rsidRDefault="00974881" w:rsidP="00DB1FE4">
      <w:r>
        <w:tab/>
      </w:r>
      <w:r>
        <w:rPr>
          <w:color w:val="646464"/>
        </w:rPr>
        <w:t>@Id</w:t>
      </w:r>
    </w:p>
    <w:p w:rsidR="00974881" w:rsidRDefault="00974881" w:rsidP="00DB1FE4">
      <w:r>
        <w:tab/>
      </w:r>
      <w:proofErr w:type="gramStart"/>
      <w:r>
        <w:rPr>
          <w:color w:val="646464"/>
        </w:rPr>
        <w:t>@</w:t>
      </w:r>
      <w:proofErr w:type="spellStart"/>
      <w:r>
        <w:rPr>
          <w:color w:val="646464"/>
        </w:rPr>
        <w:t>GeneratedValue</w:t>
      </w:r>
      <w:proofErr w:type="spellEnd"/>
      <w:r>
        <w:t>()</w:t>
      </w:r>
      <w:proofErr w:type="gramEnd"/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firstName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lastName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@Temporal</w:t>
      </w:r>
      <w:r>
        <w:t>(</w:t>
      </w:r>
      <w:proofErr w:type="spellStart"/>
      <w:proofErr w:type="gramEnd"/>
      <w:r>
        <w:t>TemporalType.</w:t>
      </w:r>
      <w:r>
        <w:rPr>
          <w:b/>
          <w:bCs/>
          <w:i/>
          <w:iCs/>
          <w:color w:val="0000C0"/>
        </w:rPr>
        <w:t>DATE</w:t>
      </w:r>
      <w:proofErr w:type="spellEnd"/>
      <w:r>
        <w:t>)</w:t>
      </w:r>
    </w:p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gramEnd"/>
      <w:r>
        <w:t xml:space="preserve">name = </w:t>
      </w:r>
      <w:r>
        <w:rPr>
          <w:color w:val="2A00FF"/>
        </w:rPr>
        <w:t>"</w:t>
      </w:r>
      <w:proofErr w:type="spellStart"/>
      <w:r>
        <w:rPr>
          <w:color w:val="2A00FF"/>
        </w:rPr>
        <w:t>dob</w:t>
      </w:r>
      <w:proofErr w:type="spellEnd"/>
      <w:r>
        <w:rPr>
          <w:color w:val="2A00FF"/>
        </w:rPr>
        <w:t>"</w:t>
      </w:r>
      <w:r>
        <w:t xml:space="preserve">, unique = </w:t>
      </w:r>
      <w:r>
        <w:rPr>
          <w:b/>
          <w:bCs/>
          <w:color w:val="7F0055"/>
        </w:rPr>
        <w:t>true</w:t>
      </w:r>
      <w:r>
        <w:t xml:space="preserve">, 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, length = 10)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Date </w:t>
      </w:r>
      <w:proofErr w:type="spellStart"/>
      <w:r>
        <w:rPr>
          <w:color w:val="0000C0"/>
        </w:rPr>
        <w:t>dateOfBirth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socialSecurityNumber</w:t>
      </w:r>
      <w:proofErr w:type="spellEnd"/>
      <w:r>
        <w:t>;</w:t>
      </w:r>
    </w:p>
    <w:p w:rsidR="00974881" w:rsidRDefault="00974881" w:rsidP="00DB1FE4"/>
    <w:p w:rsidR="00974881" w:rsidRDefault="00974881" w:rsidP="00DB1FE4"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Person() {</w:t>
      </w:r>
    </w:p>
    <w:p w:rsidR="00974881" w:rsidRDefault="00974881" w:rsidP="00DB1FE4">
      <w:r>
        <w:tab/>
        <w:t>}</w:t>
      </w:r>
    </w:p>
    <w:p w:rsidR="00974881" w:rsidRDefault="00974881" w:rsidP="00DB1FE4">
      <w:r>
        <w:t>}</w:t>
      </w:r>
    </w:p>
    <w:p w:rsidR="00974881" w:rsidRDefault="00974881" w:rsidP="00974881">
      <w:pPr>
        <w:pStyle w:val="StyleHeading114ptBoldUnderlineLeft"/>
        <w:rPr>
          <w:rFonts w:ascii="Consolas" w:hAnsi="Consolas" w:cs="Consolas"/>
          <w:sz w:val="20"/>
        </w:rPr>
      </w:pPr>
    </w:p>
    <w:p w:rsidR="00974881" w:rsidRDefault="00974881" w:rsidP="00974881">
      <w:pPr>
        <w:pStyle w:val="StyleHeading114ptBoldUnderlineLeft"/>
      </w:pPr>
    </w:p>
    <w:p w:rsidR="00974881" w:rsidRDefault="00974881" w:rsidP="00974881">
      <w:pPr>
        <w:pStyle w:val="StyleHeading114ptBoldUnderlineLeft"/>
      </w:pPr>
      <w:bookmarkStart w:id="44" w:name="_Toc476586572"/>
      <w:r w:rsidRPr="00EA03DE">
        <w:t>1.</w:t>
      </w:r>
      <w:r>
        <w:t>26</w:t>
      </w:r>
      <w:r w:rsidRPr="00EA03DE">
        <w:t xml:space="preserve"> </w:t>
      </w:r>
      <w:r>
        <w:t>–Do the following for the Person domain class</w:t>
      </w:r>
      <w:bookmarkEnd w:id="44"/>
    </w:p>
    <w:p w:rsidR="00974881" w:rsidRDefault="00974881" w:rsidP="00974881">
      <w:pPr>
        <w:pStyle w:val="StyleHeading114ptBoldUnderlineLeft"/>
      </w:pP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 non-default constructor using all fields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 xml:space="preserve">Generate a hashCode </w:t>
      </w:r>
      <w:proofErr w:type="spellStart"/>
      <w:r>
        <w:t>methos</w:t>
      </w:r>
      <w:proofErr w:type="spellEnd"/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an equals method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a toString method using all fields</w:t>
      </w:r>
    </w:p>
    <w:p w:rsidR="00974881" w:rsidRDefault="00974881" w:rsidP="00DB1FE4">
      <w:pPr>
        <w:pStyle w:val="ListParagraph"/>
        <w:numPr>
          <w:ilvl w:val="0"/>
          <w:numId w:val="56"/>
        </w:numPr>
      </w:pPr>
      <w:r>
        <w:t>Generate getter and setters for all fields</w:t>
      </w:r>
    </w:p>
    <w:p w:rsidR="00974881" w:rsidRDefault="00974881" w:rsidP="00195EC0">
      <w:pPr>
        <w:pStyle w:val="StyleHeading114ptBoldUnderlineLeft"/>
      </w:pPr>
    </w:p>
    <w:p w:rsidR="00491327" w:rsidRDefault="00491327" w:rsidP="00491327">
      <w:pPr>
        <w:pStyle w:val="StyleHeading114ptBoldUnderlineLeft"/>
      </w:pPr>
      <w:bookmarkStart w:id="45" w:name="_Toc476586573"/>
      <w:r w:rsidRPr="00EA03DE">
        <w:t>1.</w:t>
      </w:r>
      <w:r>
        <w:t>27</w:t>
      </w:r>
      <w:r w:rsidRPr="00EA03DE">
        <w:t xml:space="preserve"> </w:t>
      </w:r>
      <w:r>
        <w:t xml:space="preserve">–Create </w:t>
      </w:r>
      <w:proofErr w:type="spellStart"/>
      <w:r w:rsidRPr="00DB1FE4">
        <w:t>RESTAPIErrorInfo</w:t>
      </w:r>
      <w:proofErr w:type="spellEnd"/>
      <w:r>
        <w:rPr>
          <w:rFonts w:ascii="Consolas" w:hAnsi="Consolas" w:cs="Consolas"/>
          <w:sz w:val="20"/>
        </w:rPr>
        <w:t xml:space="preserve"> </w:t>
      </w:r>
      <w:r>
        <w:t>domain class</w:t>
      </w:r>
      <w:bookmarkEnd w:id="45"/>
    </w:p>
    <w:p w:rsidR="00491327" w:rsidRDefault="00491327" w:rsidP="00195EC0">
      <w:pPr>
        <w:pStyle w:val="StyleHeading114ptBoldUnderlineLeft"/>
      </w:pPr>
    </w:p>
    <w:p w:rsidR="00491327" w:rsidRDefault="00491327" w:rsidP="00195EC0">
      <w:pPr>
        <w:pStyle w:val="StyleHeading114ptBoldUnderlineLeft"/>
      </w:pPr>
    </w:p>
    <w:p w:rsidR="00491327" w:rsidRDefault="00491327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491327" w:rsidRDefault="00491327" w:rsidP="00DB1FE4"/>
    <w:p w:rsidR="00491327" w:rsidRDefault="00491327" w:rsidP="00DB1FE4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javax.xml.bind.annotation.XmlRootElement</w:t>
      </w:r>
      <w:proofErr w:type="spellEnd"/>
      <w:r>
        <w:t>;</w:t>
      </w:r>
    </w:p>
    <w:p w:rsidR="00491327" w:rsidRDefault="00491327" w:rsidP="00DB1FE4"/>
    <w:p w:rsidR="00491327" w:rsidRDefault="00491327" w:rsidP="00DB1FE4"/>
    <w:p w:rsidR="00491327" w:rsidRDefault="00491327" w:rsidP="00DB1FE4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491327" w:rsidRDefault="00491327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highlight w:val="lightGray"/>
        </w:rPr>
        <w:t>RESTAPIErrorInfo</w:t>
      </w:r>
      <w:proofErr w:type="spellEnd"/>
      <w:r>
        <w:t xml:space="preserve"> {</w:t>
      </w:r>
    </w:p>
    <w:p w:rsidR="00491327" w:rsidRDefault="00491327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errorDetail</w:t>
      </w:r>
      <w:proofErr w:type="spellEnd"/>
      <w:r>
        <w:t>;</w:t>
      </w:r>
    </w:p>
    <w:p w:rsidR="00491327" w:rsidRDefault="00491327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errorMessage</w:t>
      </w:r>
      <w:proofErr w:type="spellEnd"/>
      <w:r>
        <w:t>;</w:t>
      </w:r>
    </w:p>
    <w:p w:rsidR="00491327" w:rsidRDefault="00491327" w:rsidP="00DB1FE4"/>
    <w:p w:rsidR="00491327" w:rsidRDefault="00491327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RESTAPIErrorInfo</w:t>
      </w:r>
      <w:proofErr w:type="spellEnd"/>
      <w:r>
        <w:t xml:space="preserve">(Exception </w:t>
      </w:r>
      <w:r>
        <w:rPr>
          <w:color w:val="6A3E3E"/>
        </w:rPr>
        <w:t>ex</w:t>
      </w:r>
      <w:r>
        <w:t xml:space="preserve">, String </w:t>
      </w:r>
      <w:r>
        <w:rPr>
          <w:color w:val="6A3E3E"/>
        </w:rPr>
        <w:t>detail</w:t>
      </w:r>
      <w:r>
        <w:t>) {</w:t>
      </w:r>
    </w:p>
    <w:p w:rsidR="00491327" w:rsidRDefault="00491327" w:rsidP="00DB1FE4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errorMessage</w:t>
      </w:r>
      <w:proofErr w:type="spellEnd"/>
      <w:r>
        <w:t xml:space="preserve"> = </w:t>
      </w:r>
      <w:proofErr w:type="spellStart"/>
      <w:proofErr w:type="gramStart"/>
      <w:r>
        <w:rPr>
          <w:color w:val="6A3E3E"/>
        </w:rPr>
        <w:t>ex</w:t>
      </w:r>
      <w:r>
        <w:t>.getLocalizedMessage</w:t>
      </w:r>
      <w:proofErr w:type="spellEnd"/>
      <w:r>
        <w:t>(</w:t>
      </w:r>
      <w:proofErr w:type="gramEnd"/>
      <w:r>
        <w:t>);</w:t>
      </w:r>
    </w:p>
    <w:p w:rsidR="00491327" w:rsidRDefault="00491327" w:rsidP="00DB1FE4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errorDetail</w:t>
      </w:r>
      <w:proofErr w:type="spellEnd"/>
      <w:r>
        <w:t xml:space="preserve"> = </w:t>
      </w:r>
      <w:r>
        <w:rPr>
          <w:color w:val="6A3E3E"/>
        </w:rPr>
        <w:t>detail</w:t>
      </w:r>
      <w:r>
        <w:t>;</w:t>
      </w:r>
    </w:p>
    <w:p w:rsidR="00491327" w:rsidRDefault="00491327" w:rsidP="00DB1FE4">
      <w:r>
        <w:t xml:space="preserve">    }</w:t>
      </w:r>
    </w:p>
    <w:p w:rsidR="00491327" w:rsidRDefault="00491327" w:rsidP="00DB1FE4">
      <w:r>
        <w:t>}</w:t>
      </w:r>
    </w:p>
    <w:p w:rsidR="00491327" w:rsidRDefault="00491327" w:rsidP="00195EC0">
      <w:pPr>
        <w:pStyle w:val="StyleHeading114ptBoldUnderlineLeft"/>
      </w:pPr>
    </w:p>
    <w:p w:rsidR="00507F2D" w:rsidRDefault="00507F2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07F2D" w:rsidRDefault="00507F2D" w:rsidP="00507F2D">
      <w:pPr>
        <w:pStyle w:val="StyleHeading114ptBoldUnderlineLeft"/>
      </w:pPr>
      <w:bookmarkStart w:id="46" w:name="_Toc476586574"/>
      <w:r w:rsidRPr="00EA03DE">
        <w:lastRenderedPageBreak/>
        <w:t>1.</w:t>
      </w:r>
      <w:r>
        <w:t>28</w:t>
      </w:r>
      <w:r w:rsidRPr="00EA03DE">
        <w:t xml:space="preserve"> </w:t>
      </w:r>
      <w:r>
        <w:t xml:space="preserve">–Create HTTP400Exception class in the exception </w:t>
      </w:r>
      <w:proofErr w:type="spellStart"/>
      <w:r>
        <w:t>pckage</w:t>
      </w:r>
      <w:bookmarkEnd w:id="46"/>
      <w:proofErr w:type="spellEnd"/>
    </w:p>
    <w:p w:rsidR="00507F2D" w:rsidRDefault="00507F2D" w:rsidP="00195EC0">
      <w:pPr>
        <w:pStyle w:val="StyleHeading114ptBoldUnderlineLeft"/>
      </w:pPr>
    </w:p>
    <w:p w:rsidR="00507F2D" w:rsidRDefault="00507F2D" w:rsidP="00195EC0">
      <w:pPr>
        <w:pStyle w:val="StyleHeading114ptBoldUnderlineLeft"/>
      </w:pPr>
    </w:p>
    <w:p w:rsidR="00507F2D" w:rsidRDefault="00507F2D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507F2D" w:rsidRDefault="00507F2D" w:rsidP="00DB1FE4"/>
    <w:p w:rsidR="00507F2D" w:rsidRDefault="00507F2D" w:rsidP="00DB1FE4">
      <w:r>
        <w:rPr>
          <w:color w:val="3F5FBF"/>
        </w:rPr>
        <w:t>/**</w:t>
      </w:r>
    </w:p>
    <w:p w:rsidR="00507F2D" w:rsidRDefault="00507F2D" w:rsidP="00DB1FE4">
      <w:r>
        <w:rPr>
          <w:color w:val="3F5FBF"/>
        </w:rPr>
        <w:t xml:space="preserve"> * </w:t>
      </w:r>
      <w:proofErr w:type="gramStart"/>
      <w:r>
        <w:rPr>
          <w:color w:val="3F5FBF"/>
        </w:rPr>
        <w:t>for</w:t>
      </w:r>
      <w:proofErr w:type="gramEnd"/>
      <w:r>
        <w:rPr>
          <w:color w:val="3F5FBF"/>
        </w:rPr>
        <w:t xml:space="preserve"> HTTP 400 Bad Request errors</w:t>
      </w:r>
    </w:p>
    <w:p w:rsidR="00507F2D" w:rsidRDefault="00507F2D" w:rsidP="00DB1FE4">
      <w:r>
        <w:rPr>
          <w:color w:val="3F5FBF"/>
        </w:rPr>
        <w:t xml:space="preserve"> */</w:t>
      </w:r>
    </w:p>
    <w:p w:rsidR="00507F2D" w:rsidRDefault="00507F2D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u w:val="single"/>
        </w:rPr>
        <w:t>HTTP400Exception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HTTP400Exception(String </w:t>
      </w:r>
      <w:r>
        <w:rPr>
          <w:color w:val="6A3E3E"/>
        </w:rPr>
        <w:t>message</w:t>
      </w:r>
      <w:r>
        <w:t>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/>
    <w:p w:rsidR="00507F2D" w:rsidRDefault="00507F2D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cause</w:t>
      </w:r>
      <w:r>
        <w:t>);</w:t>
      </w:r>
    </w:p>
    <w:p w:rsidR="00507F2D" w:rsidRDefault="00507F2D" w:rsidP="00DB1FE4">
      <w:r>
        <w:t xml:space="preserve">    }</w:t>
      </w:r>
    </w:p>
    <w:p w:rsidR="00507F2D" w:rsidRDefault="00507F2D" w:rsidP="00DB1FE4">
      <w:r>
        <w:t>}</w:t>
      </w:r>
    </w:p>
    <w:p w:rsidR="009651F8" w:rsidRDefault="009651F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651F8" w:rsidRDefault="009651F8" w:rsidP="009651F8">
      <w:pPr>
        <w:pStyle w:val="StyleHeading114ptBoldUnderlineLeft"/>
      </w:pPr>
      <w:bookmarkStart w:id="47" w:name="_Toc476586575"/>
      <w:r w:rsidRPr="00EA03DE">
        <w:lastRenderedPageBreak/>
        <w:t>1.</w:t>
      </w:r>
      <w:r>
        <w:t>29</w:t>
      </w:r>
      <w:r w:rsidRPr="00EA03DE">
        <w:t xml:space="preserve"> </w:t>
      </w:r>
      <w:r>
        <w:t xml:space="preserve">–Create HTTP404Exception class in the exception </w:t>
      </w:r>
      <w:proofErr w:type="spellStart"/>
      <w:r>
        <w:t>pckage</w:t>
      </w:r>
      <w:bookmarkEnd w:id="47"/>
      <w:proofErr w:type="spellEnd"/>
    </w:p>
    <w:p w:rsidR="009651F8" w:rsidRDefault="009651F8" w:rsidP="009651F8">
      <w:pPr>
        <w:pStyle w:val="StyleHeading114ptBoldUnderlineLeft"/>
      </w:pPr>
    </w:p>
    <w:p w:rsidR="009651F8" w:rsidRDefault="009651F8" w:rsidP="00DB1FE4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9651F8" w:rsidRDefault="009651F8" w:rsidP="00DB1FE4"/>
    <w:p w:rsidR="009651F8" w:rsidRDefault="009651F8" w:rsidP="00DB1FE4">
      <w:r>
        <w:rPr>
          <w:color w:val="3F5FBF"/>
        </w:rPr>
        <w:t>/**</w:t>
      </w:r>
    </w:p>
    <w:p w:rsidR="009651F8" w:rsidRDefault="009651F8" w:rsidP="00DB1FE4">
      <w:r>
        <w:rPr>
          <w:color w:val="3F5FBF"/>
        </w:rPr>
        <w:t xml:space="preserve"> * For HTTP 404 Not </w:t>
      </w:r>
      <w:proofErr w:type="gramStart"/>
      <w:r>
        <w:rPr>
          <w:color w:val="3F5FBF"/>
        </w:rPr>
        <w:t>Found</w:t>
      </w:r>
      <w:proofErr w:type="gramEnd"/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errros</w:t>
      </w:r>
      <w:proofErr w:type="spellEnd"/>
    </w:p>
    <w:p w:rsidR="009651F8" w:rsidRDefault="009651F8" w:rsidP="00DB1FE4">
      <w:r>
        <w:rPr>
          <w:color w:val="3F5FBF"/>
        </w:rPr>
        <w:t xml:space="preserve"> */</w:t>
      </w:r>
    </w:p>
    <w:p w:rsidR="009651F8" w:rsidRDefault="009651F8" w:rsidP="00DB1FE4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HTTP404Exception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9651F8" w:rsidRDefault="009651F8" w:rsidP="00DB1FE4">
      <w:r>
        <w:t xml:space="preserve">    </w:t>
      </w:r>
      <w:r>
        <w:rPr>
          <w:color w:val="3F5FBF"/>
        </w:rPr>
        <w:t>/**</w:t>
      </w:r>
    </w:p>
    <w:p w:rsidR="009651F8" w:rsidRDefault="009651F8" w:rsidP="00DB1FE4">
      <w:r>
        <w:rPr>
          <w:color w:val="3F5FBF"/>
        </w:rPr>
        <w:tab/>
        <w:t xml:space="preserve"> * </w:t>
      </w:r>
    </w:p>
    <w:p w:rsidR="009651F8" w:rsidRDefault="009651F8" w:rsidP="00DB1FE4">
      <w:r>
        <w:rPr>
          <w:color w:val="3F5FBF"/>
        </w:rPr>
        <w:tab/>
        <w:t xml:space="preserve"> */</w:t>
      </w:r>
    </w:p>
    <w:p w:rsidR="009651F8" w:rsidRDefault="009651F8" w:rsidP="00DB1FE4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1L;</w:t>
      </w:r>
    </w:p>
    <w:p w:rsidR="009651F8" w:rsidRDefault="009651F8" w:rsidP="00DB1FE4"/>
    <w:p w:rsidR="009651F8" w:rsidRDefault="009651F8" w:rsidP="00DB1FE4"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HTTP404Exception(String </w:t>
      </w:r>
      <w:r>
        <w:rPr>
          <w:color w:val="6A3E3E"/>
        </w:rPr>
        <w:t>message</w:t>
      </w:r>
      <w:r>
        <w:t>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DB1FE4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cause</w:t>
      </w:r>
      <w:r>
        <w:t>);</w:t>
      </w:r>
    </w:p>
    <w:p w:rsidR="009651F8" w:rsidRDefault="009651F8" w:rsidP="00DB1FE4">
      <w:r>
        <w:t xml:space="preserve">    }</w:t>
      </w:r>
    </w:p>
    <w:p w:rsidR="009651F8" w:rsidRDefault="009651F8" w:rsidP="00DB1FE4"/>
    <w:p w:rsidR="009651F8" w:rsidRDefault="009651F8" w:rsidP="00DB1FE4">
      <w:r>
        <w:t>}</w:t>
      </w:r>
    </w:p>
    <w:p w:rsidR="009651F8" w:rsidRDefault="009651F8" w:rsidP="009651F8">
      <w:pPr>
        <w:pStyle w:val="StyleHeading114ptBoldUnderlineLeft"/>
      </w:pPr>
    </w:p>
    <w:p w:rsidR="00D23221" w:rsidRDefault="00D23221">
      <w:r>
        <w:br w:type="page"/>
      </w:r>
    </w:p>
    <w:p w:rsidR="00D23221" w:rsidRDefault="00D23221" w:rsidP="00D23221">
      <w:pPr>
        <w:pStyle w:val="StyleHeading114ptBoldUnderlineLeft"/>
      </w:pPr>
      <w:bookmarkStart w:id="48" w:name="_Toc476586576"/>
      <w:r w:rsidRPr="00EA03DE">
        <w:lastRenderedPageBreak/>
        <w:t>1.</w:t>
      </w:r>
      <w:r>
        <w:t>30</w:t>
      </w:r>
      <w:r w:rsidRPr="00EA03DE">
        <w:t xml:space="preserve"> </w:t>
      </w:r>
      <w:r>
        <w:t xml:space="preserve">–Create </w:t>
      </w:r>
      <w:proofErr w:type="spellStart"/>
      <w:r w:rsidRPr="00DB1FE4">
        <w:t>PersonRepository</w:t>
      </w:r>
      <w:proofErr w:type="spellEnd"/>
      <w:r w:rsidRPr="00DB1FE4">
        <w:t xml:space="preserve"> interface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proofErr w:type="gramStart"/>
      <w:r>
        <w:t>dao.jpa</w:t>
      </w:r>
      <w:proofErr w:type="spellEnd"/>
      <w:r>
        <w:t xml:space="preserve">  package</w:t>
      </w:r>
      <w:bookmarkEnd w:id="48"/>
      <w:proofErr w:type="gramEnd"/>
    </w:p>
    <w:p w:rsidR="00026574" w:rsidRDefault="00026574"/>
    <w:p w:rsidR="00026574" w:rsidRDefault="0002657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com.rollingstone.dao.jpa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</w:t>
      </w:r>
      <w:proofErr w:type="spellEnd"/>
      <w:r>
        <w:t>;</w:t>
      </w:r>
    </w:p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org.springframework.data.domain.Pageable</w:t>
      </w:r>
      <w:proofErr w:type="spellEnd"/>
      <w:r>
        <w:t>;</w:t>
      </w:r>
    </w:p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org.springframework.data.repository.PagingAndSortingRepository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026574" w:rsidRDefault="00026574"/>
    <w:p w:rsidR="00026574" w:rsidRDefault="00026574"/>
    <w:p w:rsidR="00026574" w:rsidRDefault="00026574">
      <w:proofErr w:type="gramStart"/>
      <w:r>
        <w:t>public</w:t>
      </w:r>
      <w:proofErr w:type="gramEnd"/>
      <w:r>
        <w:t xml:space="preserve"> interface </w:t>
      </w:r>
      <w:proofErr w:type="spellStart"/>
      <w:r>
        <w:t>PersonRepository</w:t>
      </w:r>
      <w:proofErr w:type="spellEnd"/>
      <w:r>
        <w:t xml:space="preserve"> extends </w:t>
      </w:r>
      <w:proofErr w:type="spellStart"/>
      <w:r>
        <w:t>PagingAndSortingRepository</w:t>
      </w:r>
      <w:proofErr w:type="spellEnd"/>
      <w:r>
        <w:t>&lt;Person, Long&gt; {</w:t>
      </w:r>
    </w:p>
    <w:p w:rsidR="00026574" w:rsidRDefault="00026574">
      <w:r>
        <w:t xml:space="preserve">    Person </w:t>
      </w:r>
      <w:proofErr w:type="spellStart"/>
      <w:proofErr w:type="gramStart"/>
      <w:r>
        <w:t>findPersopnByage</w:t>
      </w:r>
      <w:proofErr w:type="spellEnd"/>
      <w:r>
        <w:t>(</w:t>
      </w:r>
      <w:proofErr w:type="gramEnd"/>
      <w:r>
        <w:t>int age);</w:t>
      </w:r>
    </w:p>
    <w:p w:rsidR="00026574" w:rsidRDefault="00026574">
      <w:r>
        <w:t xml:space="preserve">    List&lt;Person&gt; </w:t>
      </w:r>
      <w:proofErr w:type="spellStart"/>
      <w:proofErr w:type="gramStart"/>
      <w:r>
        <w:t>findPersonByLastName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>);</w:t>
      </w:r>
    </w:p>
    <w:p w:rsidR="00026574" w:rsidRDefault="00026574">
      <w:r>
        <w:t xml:space="preserve">    Page </w:t>
      </w:r>
      <w:proofErr w:type="spellStart"/>
      <w:proofErr w:type="gramStart"/>
      <w:r>
        <w:t>findAll</w:t>
      </w:r>
      <w:proofErr w:type="spellEnd"/>
      <w:r>
        <w:t>(</w:t>
      </w:r>
      <w:proofErr w:type="spellStart"/>
      <w:proofErr w:type="gramEnd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>);</w:t>
      </w:r>
    </w:p>
    <w:p w:rsidR="00026574" w:rsidRDefault="00026574">
      <w:r>
        <w:t>}</w:t>
      </w:r>
    </w:p>
    <w:p w:rsidR="00462E35" w:rsidRDefault="00462E35" w:rsidP="00026574"/>
    <w:p w:rsidR="00462E35" w:rsidRDefault="00462E35">
      <w:r>
        <w:br w:type="page"/>
      </w:r>
    </w:p>
    <w:p w:rsidR="00462E35" w:rsidRDefault="00462E35" w:rsidP="00462E35">
      <w:pPr>
        <w:pStyle w:val="StyleHeading114ptBoldUnderlineLeft"/>
      </w:pPr>
      <w:bookmarkStart w:id="49" w:name="_Toc476586577"/>
      <w:r w:rsidRPr="00EA03DE">
        <w:lastRenderedPageBreak/>
        <w:t>1.</w:t>
      </w:r>
      <w:r>
        <w:t>31</w:t>
      </w:r>
      <w:r w:rsidRPr="00EA03DE">
        <w:t xml:space="preserve"> </w:t>
      </w:r>
      <w:r>
        <w:t xml:space="preserve">–Create </w:t>
      </w:r>
      <w:proofErr w:type="spellStart"/>
      <w:r>
        <w:t>ServiceProperties</w:t>
      </w:r>
      <w:proofErr w:type="spellEnd"/>
      <w:r>
        <w:t xml:space="preserve"> class in the </w:t>
      </w:r>
      <w:proofErr w:type="gramStart"/>
      <w:r>
        <w:t>service  package</w:t>
      </w:r>
      <w:bookmarkEnd w:id="49"/>
      <w:proofErr w:type="gramEnd"/>
    </w:p>
    <w:p w:rsidR="00462E35" w:rsidRDefault="00462E35" w:rsidP="00026574"/>
    <w:p w:rsidR="00462E35" w:rsidRDefault="00462E35" w:rsidP="00026574"/>
    <w:p w:rsidR="00B205FC" w:rsidRDefault="00B205FC" w:rsidP="00CD70EF">
      <w:pPr>
        <w:rPr>
          <w:ins w:id="50" w:author="Caree2" w:date="2017-04-30T08:04:00Z"/>
        </w:rPr>
        <w:pPrChange w:id="51" w:author="Caree2" w:date="2017-04-30T08:04:00Z">
          <w:pPr/>
        </w:pPrChange>
      </w:pPr>
      <w:proofErr w:type="gramStart"/>
      <w:ins w:id="52" w:author="Caree2" w:date="2017-04-30T08:04:00Z">
        <w:r>
          <w:t>package</w:t>
        </w:r>
        <w:proofErr w:type="gramEnd"/>
        <w:r>
          <w:t xml:space="preserve"> </w:t>
        </w:r>
        <w:proofErr w:type="spellStart"/>
        <w:r>
          <w:t>com.rollingstone.service</w:t>
        </w:r>
        <w:proofErr w:type="spellEnd"/>
        <w:r>
          <w:t>;</w:t>
        </w:r>
      </w:ins>
    </w:p>
    <w:p w:rsidR="00B205FC" w:rsidRDefault="00B205FC" w:rsidP="00CD70EF">
      <w:pPr>
        <w:rPr>
          <w:ins w:id="53" w:author="Caree2" w:date="2017-04-30T08:04:00Z"/>
        </w:rPr>
        <w:pPrChange w:id="54" w:author="Caree2" w:date="2017-04-30T08:04:00Z">
          <w:pPr/>
        </w:pPrChange>
      </w:pPr>
    </w:p>
    <w:p w:rsidR="00B205FC" w:rsidRDefault="00B205FC" w:rsidP="00CD70EF">
      <w:pPr>
        <w:rPr>
          <w:ins w:id="55" w:author="Caree2" w:date="2017-04-30T08:04:00Z"/>
        </w:rPr>
        <w:pPrChange w:id="56" w:author="Caree2" w:date="2017-04-30T08:04:00Z">
          <w:pPr/>
        </w:pPrChange>
      </w:pPr>
      <w:proofErr w:type="gramStart"/>
      <w:ins w:id="57" w:author="Caree2" w:date="2017-04-30T08:04:00Z">
        <w:r>
          <w:t>import</w:t>
        </w:r>
        <w:proofErr w:type="gramEnd"/>
        <w:r>
          <w:t xml:space="preserve"> org.springframework.boot.context.properties.ConfigurationProperties;</w:t>
        </w:r>
      </w:ins>
    </w:p>
    <w:p w:rsidR="00B205FC" w:rsidRDefault="00B205FC" w:rsidP="00CD70EF">
      <w:pPr>
        <w:rPr>
          <w:ins w:id="58" w:author="Caree2" w:date="2017-04-30T08:04:00Z"/>
        </w:rPr>
        <w:pPrChange w:id="59" w:author="Caree2" w:date="2017-04-30T08:04:00Z">
          <w:pPr/>
        </w:pPrChange>
      </w:pPr>
      <w:proofErr w:type="gramStart"/>
      <w:ins w:id="60" w:author="Caree2" w:date="2017-04-30T08:04:00Z">
        <w:r>
          <w:t>import</w:t>
        </w:r>
        <w:proofErr w:type="gramEnd"/>
        <w:r>
          <w:t xml:space="preserve"> </w:t>
        </w:r>
        <w:proofErr w:type="spellStart"/>
        <w:r>
          <w:t>org.springframework.stereotype.Component</w:t>
        </w:r>
        <w:proofErr w:type="spellEnd"/>
        <w:r>
          <w:t>;</w:t>
        </w:r>
      </w:ins>
    </w:p>
    <w:p w:rsidR="00B205FC" w:rsidRDefault="00B205FC" w:rsidP="00CD70EF">
      <w:pPr>
        <w:rPr>
          <w:ins w:id="61" w:author="Caree2" w:date="2017-04-30T08:04:00Z"/>
        </w:rPr>
        <w:pPrChange w:id="62" w:author="Caree2" w:date="2017-04-30T08:04:00Z">
          <w:pPr/>
        </w:pPrChange>
      </w:pPr>
      <w:proofErr w:type="gramStart"/>
      <w:ins w:id="63" w:author="Caree2" w:date="2017-04-30T08:04:00Z">
        <w:r>
          <w:t>import</w:t>
        </w:r>
        <w:proofErr w:type="gramEnd"/>
        <w:r>
          <w:t xml:space="preserve"> </w:t>
        </w:r>
        <w:proofErr w:type="spellStart"/>
        <w:r>
          <w:t>javax.validation.constraints.NotNull</w:t>
        </w:r>
        <w:proofErr w:type="spellEnd"/>
        <w:r>
          <w:t>;</w:t>
        </w:r>
      </w:ins>
    </w:p>
    <w:p w:rsidR="00B205FC" w:rsidRDefault="00B205FC" w:rsidP="00CD70EF">
      <w:pPr>
        <w:rPr>
          <w:ins w:id="64" w:author="Caree2" w:date="2017-04-30T08:04:00Z"/>
        </w:rPr>
        <w:pPrChange w:id="65" w:author="Caree2" w:date="2017-04-30T08:04:00Z">
          <w:pPr/>
        </w:pPrChange>
      </w:pPr>
    </w:p>
    <w:p w:rsidR="00B205FC" w:rsidRDefault="00B205FC" w:rsidP="00CD70EF">
      <w:pPr>
        <w:rPr>
          <w:ins w:id="66" w:author="Caree2" w:date="2017-04-30T08:04:00Z"/>
        </w:rPr>
        <w:pPrChange w:id="67" w:author="Caree2" w:date="2017-04-30T08:04:00Z">
          <w:pPr/>
        </w:pPrChange>
      </w:pPr>
      <w:ins w:id="68" w:author="Caree2" w:date="2017-04-30T08:04:00Z">
        <w:r>
          <w:t>/*</w:t>
        </w:r>
      </w:ins>
    </w:p>
    <w:p w:rsidR="00B205FC" w:rsidRDefault="00B205FC" w:rsidP="00CD70EF">
      <w:pPr>
        <w:rPr>
          <w:ins w:id="69" w:author="Caree2" w:date="2017-04-30T08:04:00Z"/>
        </w:rPr>
        <w:pPrChange w:id="70" w:author="Caree2" w:date="2017-04-30T08:04:00Z">
          <w:pPr/>
        </w:pPrChange>
      </w:pPr>
      <w:ins w:id="71" w:author="Caree2" w:date="2017-04-30T08:04:00Z">
        <w:r>
          <w:t>* demonstrates how service-specific properties can be injected</w:t>
        </w:r>
      </w:ins>
    </w:p>
    <w:p w:rsidR="00B205FC" w:rsidRDefault="00B205FC" w:rsidP="00CD70EF">
      <w:pPr>
        <w:rPr>
          <w:ins w:id="72" w:author="Caree2" w:date="2017-04-30T08:04:00Z"/>
        </w:rPr>
        <w:pPrChange w:id="73" w:author="Caree2" w:date="2017-04-30T08:04:00Z">
          <w:pPr/>
        </w:pPrChange>
      </w:pPr>
      <w:ins w:id="74" w:author="Caree2" w:date="2017-04-30T08:04:00Z">
        <w:r>
          <w:t>*/</w:t>
        </w:r>
      </w:ins>
    </w:p>
    <w:p w:rsidR="00B205FC" w:rsidRDefault="00B205FC" w:rsidP="00CD70EF">
      <w:pPr>
        <w:rPr>
          <w:ins w:id="75" w:author="Caree2" w:date="2017-04-30T08:04:00Z"/>
        </w:rPr>
        <w:pPrChange w:id="76" w:author="Caree2" w:date="2017-04-30T08:04:00Z">
          <w:pPr/>
        </w:pPrChange>
      </w:pPr>
      <w:proofErr w:type="gramStart"/>
      <w:ins w:id="77" w:author="Caree2" w:date="2017-04-30T08:04:00Z">
        <w:r>
          <w:t>@</w:t>
        </w:r>
        <w:proofErr w:type="spellStart"/>
        <w:r>
          <w:t>ConfigurationProperties</w:t>
        </w:r>
        <w:proofErr w:type="spellEnd"/>
        <w:r>
          <w:t>(</w:t>
        </w:r>
        <w:proofErr w:type="gramEnd"/>
        <w:r>
          <w:t>prefix = "</w:t>
        </w:r>
        <w:proofErr w:type="spellStart"/>
        <w:r>
          <w:t>person.service</w:t>
        </w:r>
        <w:proofErr w:type="spellEnd"/>
        <w:r>
          <w:t xml:space="preserve">", </w:t>
        </w:r>
        <w:proofErr w:type="spellStart"/>
        <w:r>
          <w:t>ignoreUnknownFields</w:t>
        </w:r>
        <w:proofErr w:type="spellEnd"/>
        <w:r>
          <w:t xml:space="preserve"> = false)</w:t>
        </w:r>
      </w:ins>
    </w:p>
    <w:p w:rsidR="00B205FC" w:rsidRDefault="00B205FC" w:rsidP="00CD70EF">
      <w:pPr>
        <w:rPr>
          <w:ins w:id="78" w:author="Caree2" w:date="2017-04-30T08:04:00Z"/>
        </w:rPr>
        <w:pPrChange w:id="79" w:author="Caree2" w:date="2017-04-30T08:04:00Z">
          <w:pPr/>
        </w:pPrChange>
      </w:pPr>
      <w:ins w:id="80" w:author="Caree2" w:date="2017-04-30T08:04:00Z">
        <w:r>
          <w:t>@Component</w:t>
        </w:r>
      </w:ins>
    </w:p>
    <w:p w:rsidR="00B205FC" w:rsidRDefault="00B205FC" w:rsidP="00CD70EF">
      <w:pPr>
        <w:rPr>
          <w:ins w:id="81" w:author="Caree2" w:date="2017-04-30T08:04:00Z"/>
        </w:rPr>
        <w:pPrChange w:id="82" w:author="Caree2" w:date="2017-04-30T08:04:00Z">
          <w:pPr/>
        </w:pPrChange>
      </w:pPr>
      <w:proofErr w:type="gramStart"/>
      <w:ins w:id="83" w:author="Caree2" w:date="2017-04-30T08:04:00Z">
        <w:r>
          <w:t>public</w:t>
        </w:r>
        <w:proofErr w:type="gramEnd"/>
        <w:r>
          <w:t xml:space="preserve"> class </w:t>
        </w:r>
        <w:proofErr w:type="spellStart"/>
        <w:r>
          <w:t>ServiceProperties</w:t>
        </w:r>
        <w:proofErr w:type="spellEnd"/>
        <w:r>
          <w:t xml:space="preserve"> {</w:t>
        </w:r>
      </w:ins>
    </w:p>
    <w:p w:rsidR="00B205FC" w:rsidRDefault="00B205FC" w:rsidP="00CD70EF">
      <w:pPr>
        <w:rPr>
          <w:ins w:id="84" w:author="Caree2" w:date="2017-04-30T08:04:00Z"/>
        </w:rPr>
        <w:pPrChange w:id="85" w:author="Caree2" w:date="2017-04-30T08:04:00Z">
          <w:pPr/>
        </w:pPrChange>
      </w:pPr>
      <w:ins w:id="86" w:author="Caree2" w:date="2017-04-30T08:04:00Z">
        <w:r>
          <w:tab/>
          <w:t>@</w:t>
        </w:r>
        <w:proofErr w:type="spellStart"/>
        <w:r>
          <w:t>NotNull</w:t>
        </w:r>
        <w:proofErr w:type="spellEnd"/>
        <w:r>
          <w:t xml:space="preserve"> // you can also create </w:t>
        </w:r>
        <w:proofErr w:type="spellStart"/>
        <w:r>
          <w:t>configurationPropertiesValidator</w:t>
        </w:r>
        <w:proofErr w:type="spellEnd"/>
      </w:ins>
    </w:p>
    <w:p w:rsidR="00B205FC" w:rsidRDefault="00B205FC" w:rsidP="00CD70EF">
      <w:pPr>
        <w:rPr>
          <w:ins w:id="87" w:author="Caree2" w:date="2017-04-30T08:04:00Z"/>
        </w:rPr>
        <w:pPrChange w:id="88" w:author="Caree2" w:date="2017-04-30T08:04:00Z">
          <w:pPr/>
        </w:pPrChange>
      </w:pPr>
      <w:ins w:id="89" w:author="Caree2" w:date="2017-04-30T08:04:00Z">
        <w:r>
          <w:tab/>
        </w:r>
        <w:proofErr w:type="gramStart"/>
        <w:r>
          <w:t>private</w:t>
        </w:r>
        <w:proofErr w:type="gramEnd"/>
        <w:r>
          <w:t xml:space="preserve"> String name = "Person Service";</w:t>
        </w:r>
      </w:ins>
    </w:p>
    <w:p w:rsidR="00B205FC" w:rsidRDefault="00B205FC" w:rsidP="00CD70EF">
      <w:pPr>
        <w:rPr>
          <w:ins w:id="90" w:author="Caree2" w:date="2017-04-30T08:04:00Z"/>
        </w:rPr>
        <w:pPrChange w:id="91" w:author="Caree2" w:date="2017-04-30T08:04:00Z">
          <w:pPr/>
        </w:pPrChange>
      </w:pPr>
      <w:ins w:id="92" w:author="Caree2" w:date="2017-04-30T08:04:00Z">
        <w:r>
          <w:tab/>
        </w:r>
      </w:ins>
    </w:p>
    <w:p w:rsidR="00B205FC" w:rsidRDefault="00B205FC" w:rsidP="00CD70EF">
      <w:pPr>
        <w:rPr>
          <w:ins w:id="93" w:author="Caree2" w:date="2017-04-30T08:04:00Z"/>
        </w:rPr>
        <w:pPrChange w:id="94" w:author="Caree2" w:date="2017-04-30T08:04:00Z">
          <w:pPr/>
        </w:pPrChange>
      </w:pPr>
      <w:ins w:id="95" w:author="Caree2" w:date="2017-04-30T08:04:00Z">
        <w:r>
          <w:tab/>
          <w:t>@</w:t>
        </w:r>
        <w:proofErr w:type="spellStart"/>
        <w:r>
          <w:t>NotNull</w:t>
        </w:r>
        <w:proofErr w:type="spellEnd"/>
        <w:r>
          <w:t xml:space="preserve"> // you can also create </w:t>
        </w:r>
        <w:proofErr w:type="spellStart"/>
        <w:r>
          <w:t>configurationPropertiesValidator</w:t>
        </w:r>
        <w:proofErr w:type="spellEnd"/>
      </w:ins>
    </w:p>
    <w:p w:rsidR="00B205FC" w:rsidRDefault="00B205FC" w:rsidP="00CD70EF">
      <w:pPr>
        <w:rPr>
          <w:ins w:id="96" w:author="Caree2" w:date="2017-04-30T08:04:00Z"/>
        </w:rPr>
        <w:pPrChange w:id="97" w:author="Caree2" w:date="2017-04-30T08:04:00Z">
          <w:pPr/>
        </w:pPrChange>
      </w:pPr>
      <w:ins w:id="98" w:author="Caree2" w:date="2017-04-30T08:04:00Z">
        <w:r>
          <w:tab/>
        </w:r>
        <w:proofErr w:type="gramStart"/>
        <w:r>
          <w:t>private</w:t>
        </w:r>
        <w:proofErr w:type="gramEnd"/>
        <w:r>
          <w:t xml:space="preserve"> String description = "Person Service Description";</w:t>
        </w:r>
      </w:ins>
    </w:p>
    <w:p w:rsidR="00B205FC" w:rsidRDefault="00B205FC" w:rsidP="00CD70EF">
      <w:pPr>
        <w:rPr>
          <w:ins w:id="99" w:author="Caree2" w:date="2017-04-30T08:04:00Z"/>
        </w:rPr>
        <w:pPrChange w:id="100" w:author="Caree2" w:date="2017-04-30T08:04:00Z">
          <w:pPr/>
        </w:pPrChange>
      </w:pPr>
    </w:p>
    <w:p w:rsidR="00B205FC" w:rsidRDefault="00B205FC" w:rsidP="00CD70EF">
      <w:pPr>
        <w:rPr>
          <w:ins w:id="101" w:author="Caree2" w:date="2017-04-30T08:04:00Z"/>
        </w:rPr>
        <w:pPrChange w:id="102" w:author="Caree2" w:date="2017-04-30T08:04:00Z">
          <w:pPr/>
        </w:pPrChange>
      </w:pPr>
      <w:ins w:id="103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String </w:t>
        </w:r>
        <w:proofErr w:type="spellStart"/>
        <w:r>
          <w:t>getName</w:t>
        </w:r>
        <w:proofErr w:type="spellEnd"/>
        <w:r>
          <w:t>() {</w:t>
        </w:r>
      </w:ins>
    </w:p>
    <w:p w:rsidR="00B205FC" w:rsidRDefault="00B205FC" w:rsidP="00CD70EF">
      <w:pPr>
        <w:rPr>
          <w:ins w:id="104" w:author="Caree2" w:date="2017-04-30T08:04:00Z"/>
        </w:rPr>
        <w:pPrChange w:id="105" w:author="Caree2" w:date="2017-04-30T08:04:00Z">
          <w:pPr/>
        </w:pPrChange>
      </w:pPr>
      <w:ins w:id="106" w:author="Caree2" w:date="2017-04-30T08:04:00Z">
        <w:r>
          <w:tab/>
        </w:r>
        <w:r>
          <w:tab/>
        </w:r>
        <w:proofErr w:type="gramStart"/>
        <w:r>
          <w:t>return</w:t>
        </w:r>
        <w:proofErr w:type="gramEnd"/>
        <w:r>
          <w:t xml:space="preserve"> this.name;</w:t>
        </w:r>
      </w:ins>
    </w:p>
    <w:p w:rsidR="00B205FC" w:rsidRDefault="00B205FC" w:rsidP="00CD70EF">
      <w:pPr>
        <w:rPr>
          <w:ins w:id="107" w:author="Caree2" w:date="2017-04-30T08:04:00Z"/>
        </w:rPr>
        <w:pPrChange w:id="108" w:author="Caree2" w:date="2017-04-30T08:04:00Z">
          <w:pPr/>
        </w:pPrChange>
      </w:pPr>
      <w:ins w:id="109" w:author="Caree2" w:date="2017-04-30T08:04:00Z">
        <w:r>
          <w:tab/>
          <w:t>}</w:t>
        </w:r>
      </w:ins>
    </w:p>
    <w:p w:rsidR="00B205FC" w:rsidRDefault="00B205FC" w:rsidP="00CD70EF">
      <w:pPr>
        <w:rPr>
          <w:ins w:id="110" w:author="Caree2" w:date="2017-04-30T08:04:00Z"/>
        </w:rPr>
        <w:pPrChange w:id="111" w:author="Caree2" w:date="2017-04-30T08:04:00Z">
          <w:pPr/>
        </w:pPrChange>
      </w:pPr>
    </w:p>
    <w:p w:rsidR="00B205FC" w:rsidRDefault="00B205FC" w:rsidP="00CD70EF">
      <w:pPr>
        <w:rPr>
          <w:ins w:id="112" w:author="Caree2" w:date="2017-04-30T08:04:00Z"/>
        </w:rPr>
        <w:pPrChange w:id="113" w:author="Caree2" w:date="2017-04-30T08:04:00Z">
          <w:pPr/>
        </w:pPrChange>
      </w:pPr>
      <w:ins w:id="114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void </w:t>
        </w:r>
        <w:proofErr w:type="spellStart"/>
        <w:r>
          <w:t>setName</w:t>
        </w:r>
        <w:proofErr w:type="spellEnd"/>
        <w:r>
          <w:t>(String name) {</w:t>
        </w:r>
      </w:ins>
    </w:p>
    <w:p w:rsidR="00B205FC" w:rsidRDefault="00B205FC" w:rsidP="00CD70EF">
      <w:pPr>
        <w:rPr>
          <w:ins w:id="115" w:author="Caree2" w:date="2017-04-30T08:04:00Z"/>
        </w:rPr>
        <w:pPrChange w:id="116" w:author="Caree2" w:date="2017-04-30T08:04:00Z">
          <w:pPr/>
        </w:pPrChange>
      </w:pPr>
      <w:ins w:id="117" w:author="Caree2" w:date="2017-04-30T08:04:00Z">
        <w:r>
          <w:tab/>
        </w:r>
        <w:r>
          <w:tab/>
          <w:t>this.name = name;</w:t>
        </w:r>
      </w:ins>
    </w:p>
    <w:p w:rsidR="00B205FC" w:rsidRDefault="00B205FC" w:rsidP="00CD70EF">
      <w:pPr>
        <w:rPr>
          <w:ins w:id="118" w:author="Caree2" w:date="2017-04-30T08:04:00Z"/>
        </w:rPr>
        <w:pPrChange w:id="119" w:author="Caree2" w:date="2017-04-30T08:04:00Z">
          <w:pPr/>
        </w:pPrChange>
      </w:pPr>
      <w:ins w:id="120" w:author="Caree2" w:date="2017-04-30T08:04:00Z">
        <w:r>
          <w:tab/>
          <w:t>}</w:t>
        </w:r>
      </w:ins>
    </w:p>
    <w:p w:rsidR="00B205FC" w:rsidRDefault="00B205FC" w:rsidP="00CD70EF">
      <w:pPr>
        <w:rPr>
          <w:ins w:id="121" w:author="Caree2" w:date="2017-04-30T08:04:00Z"/>
        </w:rPr>
        <w:pPrChange w:id="122" w:author="Caree2" w:date="2017-04-30T08:04:00Z">
          <w:pPr/>
        </w:pPrChange>
      </w:pPr>
    </w:p>
    <w:p w:rsidR="00B205FC" w:rsidRDefault="00B205FC" w:rsidP="00CD70EF">
      <w:pPr>
        <w:rPr>
          <w:ins w:id="123" w:author="Caree2" w:date="2017-04-30T08:04:00Z"/>
        </w:rPr>
        <w:pPrChange w:id="124" w:author="Caree2" w:date="2017-04-30T08:04:00Z">
          <w:pPr/>
        </w:pPrChange>
      </w:pPr>
      <w:ins w:id="125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String </w:t>
        </w:r>
        <w:proofErr w:type="spellStart"/>
        <w:r>
          <w:t>getDescription</w:t>
        </w:r>
        <w:proofErr w:type="spellEnd"/>
        <w:r>
          <w:t>() {</w:t>
        </w:r>
      </w:ins>
    </w:p>
    <w:p w:rsidR="00B205FC" w:rsidRDefault="00B205FC" w:rsidP="00CD70EF">
      <w:pPr>
        <w:rPr>
          <w:ins w:id="126" w:author="Caree2" w:date="2017-04-30T08:04:00Z"/>
        </w:rPr>
        <w:pPrChange w:id="127" w:author="Caree2" w:date="2017-04-30T08:04:00Z">
          <w:pPr/>
        </w:pPrChange>
      </w:pPr>
      <w:ins w:id="128" w:author="Caree2" w:date="2017-04-30T08:04:00Z">
        <w:r>
          <w:tab/>
        </w:r>
        <w:r>
          <w:tab/>
        </w:r>
        <w:proofErr w:type="gramStart"/>
        <w:r>
          <w:t>return</w:t>
        </w:r>
        <w:proofErr w:type="gramEnd"/>
        <w:r>
          <w:t xml:space="preserve"> description;</w:t>
        </w:r>
      </w:ins>
    </w:p>
    <w:p w:rsidR="00B205FC" w:rsidRDefault="00B205FC" w:rsidP="00CD70EF">
      <w:pPr>
        <w:rPr>
          <w:ins w:id="129" w:author="Caree2" w:date="2017-04-30T08:04:00Z"/>
        </w:rPr>
        <w:pPrChange w:id="130" w:author="Caree2" w:date="2017-04-30T08:04:00Z">
          <w:pPr/>
        </w:pPrChange>
      </w:pPr>
      <w:ins w:id="131" w:author="Caree2" w:date="2017-04-30T08:04:00Z">
        <w:r>
          <w:tab/>
          <w:t>}</w:t>
        </w:r>
      </w:ins>
    </w:p>
    <w:p w:rsidR="00B205FC" w:rsidRDefault="00B205FC" w:rsidP="00CD70EF">
      <w:pPr>
        <w:rPr>
          <w:ins w:id="132" w:author="Caree2" w:date="2017-04-30T08:04:00Z"/>
        </w:rPr>
        <w:pPrChange w:id="133" w:author="Caree2" w:date="2017-04-30T08:04:00Z">
          <w:pPr/>
        </w:pPrChange>
      </w:pPr>
    </w:p>
    <w:p w:rsidR="00B205FC" w:rsidRDefault="00B205FC" w:rsidP="00CD70EF">
      <w:pPr>
        <w:rPr>
          <w:ins w:id="134" w:author="Caree2" w:date="2017-04-30T08:04:00Z"/>
        </w:rPr>
        <w:pPrChange w:id="135" w:author="Caree2" w:date="2017-04-30T08:04:00Z">
          <w:pPr/>
        </w:pPrChange>
      </w:pPr>
      <w:ins w:id="136" w:author="Caree2" w:date="2017-04-30T08:04:00Z">
        <w:r>
          <w:tab/>
        </w:r>
        <w:proofErr w:type="gramStart"/>
        <w:r>
          <w:t>public</w:t>
        </w:r>
        <w:proofErr w:type="gramEnd"/>
        <w:r>
          <w:t xml:space="preserve"> void </w:t>
        </w:r>
        <w:proofErr w:type="spellStart"/>
        <w:r>
          <w:t>setDescription</w:t>
        </w:r>
        <w:proofErr w:type="spellEnd"/>
        <w:r>
          <w:t>(String description) {</w:t>
        </w:r>
      </w:ins>
    </w:p>
    <w:p w:rsidR="00B205FC" w:rsidRDefault="00B205FC" w:rsidP="00CD70EF">
      <w:pPr>
        <w:rPr>
          <w:ins w:id="137" w:author="Caree2" w:date="2017-04-30T08:04:00Z"/>
        </w:rPr>
        <w:pPrChange w:id="138" w:author="Caree2" w:date="2017-04-30T08:04:00Z">
          <w:pPr/>
        </w:pPrChange>
      </w:pPr>
      <w:ins w:id="139" w:author="Caree2" w:date="2017-04-30T08:04:00Z">
        <w:r>
          <w:tab/>
        </w:r>
        <w:r>
          <w:tab/>
        </w:r>
        <w:proofErr w:type="spellStart"/>
        <w:r>
          <w:t>this.description</w:t>
        </w:r>
        <w:proofErr w:type="spellEnd"/>
        <w:r>
          <w:t xml:space="preserve"> = description;</w:t>
        </w:r>
      </w:ins>
    </w:p>
    <w:p w:rsidR="00B205FC" w:rsidRDefault="00B205FC" w:rsidP="00CD70EF">
      <w:pPr>
        <w:rPr>
          <w:ins w:id="140" w:author="Caree2" w:date="2017-04-30T08:04:00Z"/>
        </w:rPr>
        <w:pPrChange w:id="141" w:author="Caree2" w:date="2017-04-30T08:04:00Z">
          <w:pPr/>
        </w:pPrChange>
      </w:pPr>
      <w:ins w:id="142" w:author="Caree2" w:date="2017-04-30T08:04:00Z">
        <w:r>
          <w:tab/>
          <w:t>}</w:t>
        </w:r>
      </w:ins>
    </w:p>
    <w:p w:rsidR="00B205FC" w:rsidRDefault="00B205FC" w:rsidP="00CD70EF">
      <w:pPr>
        <w:rPr>
          <w:ins w:id="143" w:author="Caree2" w:date="2017-04-30T08:04:00Z"/>
        </w:rPr>
        <w:pPrChange w:id="144" w:author="Caree2" w:date="2017-04-30T08:04:00Z">
          <w:pPr/>
        </w:pPrChange>
      </w:pPr>
      <w:ins w:id="145" w:author="Caree2" w:date="2017-04-30T08:04:00Z">
        <w:r>
          <w:tab/>
        </w:r>
      </w:ins>
    </w:p>
    <w:p w:rsidR="00B205FC" w:rsidRDefault="00B205FC" w:rsidP="00CD70EF">
      <w:pPr>
        <w:rPr>
          <w:ins w:id="146" w:author="Caree2" w:date="2017-04-30T08:04:00Z"/>
        </w:rPr>
        <w:pPrChange w:id="147" w:author="Caree2" w:date="2017-04-30T08:04:00Z">
          <w:pPr/>
        </w:pPrChange>
      </w:pPr>
      <w:ins w:id="148" w:author="Caree2" w:date="2017-04-30T08:04:00Z">
        <w:r>
          <w:tab/>
        </w:r>
      </w:ins>
    </w:p>
    <w:p w:rsidR="00462E35" w:rsidDel="00B205FC" w:rsidRDefault="00B205FC" w:rsidP="00CD70EF">
      <w:pPr>
        <w:rPr>
          <w:del w:id="149" w:author="Caree2" w:date="2017-04-30T08:04:00Z"/>
        </w:rPr>
        <w:pPrChange w:id="150" w:author="Caree2" w:date="2017-04-30T08:04:00Z">
          <w:pPr/>
        </w:pPrChange>
      </w:pPr>
      <w:ins w:id="151" w:author="Caree2" w:date="2017-04-30T08:04:00Z">
        <w:r>
          <w:t>}</w:t>
        </w:r>
      </w:ins>
      <w:del w:id="152" w:author="Caree2" w:date="2017-04-30T08:04:00Z">
        <w:r w:rsidR="00462E35" w:rsidDel="00B205FC">
          <w:delText>package com.rollingstone.service;</w:delText>
        </w:r>
      </w:del>
    </w:p>
    <w:p w:rsidR="00462E35" w:rsidDel="00B205FC" w:rsidRDefault="00462E35" w:rsidP="00CD70EF">
      <w:pPr>
        <w:rPr>
          <w:del w:id="153" w:author="Caree2" w:date="2017-04-30T08:04:00Z"/>
        </w:rPr>
        <w:pPrChange w:id="154" w:author="Caree2" w:date="2017-04-30T08:04:00Z">
          <w:pPr/>
        </w:pPrChange>
      </w:pPr>
    </w:p>
    <w:p w:rsidR="00462E35" w:rsidDel="00B205FC" w:rsidRDefault="00462E35" w:rsidP="00CD70EF">
      <w:pPr>
        <w:rPr>
          <w:del w:id="155" w:author="Caree2" w:date="2017-04-30T08:04:00Z"/>
        </w:rPr>
        <w:pPrChange w:id="156" w:author="Caree2" w:date="2017-04-30T08:04:00Z">
          <w:pPr/>
        </w:pPrChange>
      </w:pPr>
      <w:del w:id="157" w:author="Caree2" w:date="2017-04-30T08:04:00Z">
        <w:r w:rsidDel="00B205FC">
          <w:delText>import org.springframework.boot.context.properties.ConfigurationProperties;</w:delText>
        </w:r>
      </w:del>
    </w:p>
    <w:p w:rsidR="00462E35" w:rsidDel="00B205FC" w:rsidRDefault="00462E35" w:rsidP="00CD70EF">
      <w:pPr>
        <w:rPr>
          <w:del w:id="158" w:author="Caree2" w:date="2017-04-30T08:04:00Z"/>
        </w:rPr>
        <w:pPrChange w:id="159" w:author="Caree2" w:date="2017-04-30T08:04:00Z">
          <w:pPr/>
        </w:pPrChange>
      </w:pPr>
      <w:del w:id="160" w:author="Caree2" w:date="2017-04-30T08:04:00Z">
        <w:r w:rsidDel="00B205FC">
          <w:delText>import org.springframework.stereotype.Component;</w:delText>
        </w:r>
      </w:del>
    </w:p>
    <w:p w:rsidR="00462E35" w:rsidDel="00B205FC" w:rsidRDefault="00462E35" w:rsidP="00CD70EF">
      <w:pPr>
        <w:rPr>
          <w:del w:id="161" w:author="Caree2" w:date="2017-04-30T08:04:00Z"/>
        </w:rPr>
        <w:pPrChange w:id="162" w:author="Caree2" w:date="2017-04-30T08:04:00Z">
          <w:pPr/>
        </w:pPrChange>
      </w:pPr>
    </w:p>
    <w:p w:rsidR="00462E35" w:rsidDel="00B205FC" w:rsidRDefault="00462E35" w:rsidP="00CD70EF">
      <w:pPr>
        <w:rPr>
          <w:del w:id="163" w:author="Caree2" w:date="2017-04-30T08:04:00Z"/>
        </w:rPr>
        <w:pPrChange w:id="164" w:author="Caree2" w:date="2017-04-30T08:04:00Z">
          <w:pPr/>
        </w:pPrChange>
      </w:pPr>
      <w:del w:id="165" w:author="Caree2" w:date="2017-04-30T08:04:00Z">
        <w:r w:rsidDel="00B205FC">
          <w:delText>import javax.validation.constraints.NotNull;</w:delText>
        </w:r>
      </w:del>
    </w:p>
    <w:p w:rsidR="00462E35" w:rsidDel="00B205FC" w:rsidRDefault="00462E35" w:rsidP="00CD70EF">
      <w:pPr>
        <w:rPr>
          <w:del w:id="166" w:author="Caree2" w:date="2017-04-30T08:04:00Z"/>
        </w:rPr>
        <w:pPrChange w:id="167" w:author="Caree2" w:date="2017-04-30T08:04:00Z">
          <w:pPr/>
        </w:pPrChange>
      </w:pPr>
    </w:p>
    <w:p w:rsidR="00462E35" w:rsidDel="00B205FC" w:rsidRDefault="00462E35" w:rsidP="00CD70EF">
      <w:pPr>
        <w:rPr>
          <w:del w:id="168" w:author="Caree2" w:date="2017-04-30T08:04:00Z"/>
        </w:rPr>
        <w:pPrChange w:id="169" w:author="Caree2" w:date="2017-04-30T08:04:00Z">
          <w:pPr/>
        </w:pPrChange>
      </w:pPr>
      <w:del w:id="170" w:author="Caree2" w:date="2017-04-30T08:04:00Z">
        <w:r w:rsidDel="00B205FC">
          <w:delText>/*</w:delText>
        </w:r>
      </w:del>
    </w:p>
    <w:p w:rsidR="00462E35" w:rsidDel="00B205FC" w:rsidRDefault="00462E35" w:rsidP="00CD70EF">
      <w:pPr>
        <w:rPr>
          <w:del w:id="171" w:author="Caree2" w:date="2017-04-30T08:04:00Z"/>
        </w:rPr>
        <w:pPrChange w:id="172" w:author="Caree2" w:date="2017-04-30T08:04:00Z">
          <w:pPr/>
        </w:pPrChange>
      </w:pPr>
      <w:del w:id="173" w:author="Caree2" w:date="2017-04-30T08:04:00Z">
        <w:r w:rsidDel="00B205FC">
          <w:delText xml:space="preserve"> * demonstrates how service-specific properties can be injected</w:delText>
        </w:r>
      </w:del>
    </w:p>
    <w:p w:rsidR="00462E35" w:rsidDel="00B205FC" w:rsidRDefault="00462E35" w:rsidP="00CD70EF">
      <w:pPr>
        <w:rPr>
          <w:del w:id="174" w:author="Caree2" w:date="2017-04-30T08:04:00Z"/>
        </w:rPr>
        <w:pPrChange w:id="175" w:author="Caree2" w:date="2017-04-30T08:04:00Z">
          <w:pPr/>
        </w:pPrChange>
      </w:pPr>
      <w:del w:id="176" w:author="Caree2" w:date="2017-04-30T08:04:00Z">
        <w:r w:rsidDel="00B205FC">
          <w:delText xml:space="preserve"> */</w:delText>
        </w:r>
      </w:del>
    </w:p>
    <w:p w:rsidR="00462E35" w:rsidDel="00B205FC" w:rsidRDefault="00462E35" w:rsidP="00CD70EF">
      <w:pPr>
        <w:rPr>
          <w:del w:id="177" w:author="Caree2" w:date="2017-04-30T08:04:00Z"/>
        </w:rPr>
        <w:pPrChange w:id="178" w:author="Caree2" w:date="2017-04-30T08:04:00Z">
          <w:pPr/>
        </w:pPrChange>
      </w:pPr>
      <w:del w:id="179" w:author="Caree2" w:date="2017-04-30T08:04:00Z">
        <w:r w:rsidDel="00B205FC">
          <w:delText>@ConfigurationProperties(prefix = "person.service", ignoreUnknownFields = false)</w:delText>
        </w:r>
      </w:del>
    </w:p>
    <w:p w:rsidR="00462E35" w:rsidDel="00B205FC" w:rsidRDefault="00462E35" w:rsidP="00CD70EF">
      <w:pPr>
        <w:rPr>
          <w:del w:id="180" w:author="Caree2" w:date="2017-04-30T08:04:00Z"/>
        </w:rPr>
        <w:pPrChange w:id="181" w:author="Caree2" w:date="2017-04-30T08:04:00Z">
          <w:pPr/>
        </w:pPrChange>
      </w:pPr>
      <w:del w:id="182" w:author="Caree2" w:date="2017-04-30T08:04:00Z">
        <w:r w:rsidDel="00B205FC">
          <w:delText>@Component</w:delText>
        </w:r>
      </w:del>
    </w:p>
    <w:p w:rsidR="00462E35" w:rsidDel="00B205FC" w:rsidRDefault="00462E35" w:rsidP="00CD70EF">
      <w:pPr>
        <w:rPr>
          <w:del w:id="183" w:author="Caree2" w:date="2017-04-30T08:04:00Z"/>
        </w:rPr>
        <w:pPrChange w:id="184" w:author="Caree2" w:date="2017-04-30T08:04:00Z">
          <w:pPr/>
        </w:pPrChange>
      </w:pPr>
      <w:del w:id="185" w:author="Caree2" w:date="2017-04-30T08:04:00Z">
        <w:r w:rsidDel="00B205FC">
          <w:delText>public class ServiceProperties {</w:delText>
        </w:r>
      </w:del>
    </w:p>
    <w:p w:rsidR="00462E35" w:rsidDel="00B205FC" w:rsidRDefault="00462E35" w:rsidP="00CD70EF">
      <w:pPr>
        <w:rPr>
          <w:del w:id="186" w:author="Caree2" w:date="2017-04-30T08:04:00Z"/>
        </w:rPr>
        <w:pPrChange w:id="187" w:author="Caree2" w:date="2017-04-30T08:04:00Z">
          <w:pPr/>
        </w:pPrChange>
      </w:pPr>
    </w:p>
    <w:p w:rsidR="00462E35" w:rsidDel="00B205FC" w:rsidRDefault="00462E35" w:rsidP="00CD70EF">
      <w:pPr>
        <w:rPr>
          <w:del w:id="188" w:author="Caree2" w:date="2017-04-30T08:04:00Z"/>
        </w:rPr>
        <w:pPrChange w:id="189" w:author="Caree2" w:date="2017-04-30T08:04:00Z">
          <w:pPr/>
        </w:pPrChange>
      </w:pPr>
      <w:del w:id="190" w:author="Caree2" w:date="2017-04-30T08:04:00Z">
        <w:r w:rsidDel="00B205FC">
          <w:delText xml:space="preserve">    @NotNull // you can also create configurationPropertiesValidator</w:delText>
        </w:r>
      </w:del>
    </w:p>
    <w:p w:rsidR="00462E35" w:rsidDel="00B205FC" w:rsidRDefault="00462E35" w:rsidP="00CD70EF">
      <w:pPr>
        <w:rPr>
          <w:del w:id="191" w:author="Caree2" w:date="2017-04-30T08:04:00Z"/>
        </w:rPr>
        <w:pPrChange w:id="192" w:author="Caree2" w:date="2017-04-30T08:04:00Z">
          <w:pPr/>
        </w:pPrChange>
      </w:pPr>
      <w:del w:id="193" w:author="Caree2" w:date="2017-04-30T08:04:00Z">
        <w:r w:rsidDel="00B205FC">
          <w:tab/>
          <w:delText>private String name = "Empty";</w:delText>
        </w:r>
      </w:del>
    </w:p>
    <w:p w:rsidR="00462E35" w:rsidDel="00B205FC" w:rsidRDefault="00462E35" w:rsidP="00CD70EF">
      <w:pPr>
        <w:rPr>
          <w:del w:id="194" w:author="Caree2" w:date="2017-04-30T08:04:00Z"/>
        </w:rPr>
        <w:pPrChange w:id="195" w:author="Caree2" w:date="2017-04-30T08:04:00Z">
          <w:pPr/>
        </w:pPrChange>
      </w:pPr>
    </w:p>
    <w:p w:rsidR="00462E35" w:rsidDel="00B205FC" w:rsidRDefault="00462E35" w:rsidP="00CD70EF">
      <w:pPr>
        <w:rPr>
          <w:del w:id="196" w:author="Caree2" w:date="2017-04-30T08:04:00Z"/>
        </w:rPr>
        <w:pPrChange w:id="197" w:author="Caree2" w:date="2017-04-30T08:04:00Z">
          <w:pPr/>
        </w:pPrChange>
      </w:pPr>
      <w:del w:id="198" w:author="Caree2" w:date="2017-04-30T08:04:00Z">
        <w:r w:rsidDel="00B205FC">
          <w:tab/>
          <w:delText>public String getName() {</w:delText>
        </w:r>
      </w:del>
    </w:p>
    <w:p w:rsidR="00462E35" w:rsidDel="00B205FC" w:rsidRDefault="00462E35" w:rsidP="00CD70EF">
      <w:pPr>
        <w:rPr>
          <w:del w:id="199" w:author="Caree2" w:date="2017-04-30T08:04:00Z"/>
        </w:rPr>
        <w:pPrChange w:id="200" w:author="Caree2" w:date="2017-04-30T08:04:00Z">
          <w:pPr/>
        </w:pPrChange>
      </w:pPr>
      <w:del w:id="201" w:author="Caree2" w:date="2017-04-30T08:04:00Z">
        <w:r w:rsidDel="00B205FC">
          <w:tab/>
        </w:r>
        <w:r w:rsidDel="00B205FC">
          <w:tab/>
          <w:delText>return this.name;</w:delText>
        </w:r>
      </w:del>
    </w:p>
    <w:p w:rsidR="00462E35" w:rsidDel="00B205FC" w:rsidRDefault="00462E35" w:rsidP="00CD70EF">
      <w:pPr>
        <w:rPr>
          <w:del w:id="202" w:author="Caree2" w:date="2017-04-30T08:04:00Z"/>
        </w:rPr>
        <w:pPrChange w:id="203" w:author="Caree2" w:date="2017-04-30T08:04:00Z">
          <w:pPr/>
        </w:pPrChange>
      </w:pPr>
      <w:del w:id="204" w:author="Caree2" w:date="2017-04-30T08:04:00Z">
        <w:r w:rsidDel="00B205FC">
          <w:tab/>
          <w:delText>}</w:delText>
        </w:r>
      </w:del>
    </w:p>
    <w:p w:rsidR="00462E35" w:rsidDel="00B205FC" w:rsidRDefault="00462E35" w:rsidP="00CD70EF">
      <w:pPr>
        <w:rPr>
          <w:del w:id="205" w:author="Caree2" w:date="2017-04-30T08:04:00Z"/>
        </w:rPr>
        <w:pPrChange w:id="206" w:author="Caree2" w:date="2017-04-30T08:04:00Z">
          <w:pPr/>
        </w:pPrChange>
      </w:pPr>
    </w:p>
    <w:p w:rsidR="00462E35" w:rsidDel="00B205FC" w:rsidRDefault="00462E35" w:rsidP="00CD70EF">
      <w:pPr>
        <w:rPr>
          <w:del w:id="207" w:author="Caree2" w:date="2017-04-30T08:04:00Z"/>
        </w:rPr>
        <w:pPrChange w:id="208" w:author="Caree2" w:date="2017-04-30T08:04:00Z">
          <w:pPr/>
        </w:pPrChange>
      </w:pPr>
      <w:del w:id="209" w:author="Caree2" w:date="2017-04-30T08:04:00Z">
        <w:r w:rsidDel="00B205FC">
          <w:tab/>
          <w:delText>public void setName(String name) {</w:delText>
        </w:r>
      </w:del>
    </w:p>
    <w:p w:rsidR="00462E35" w:rsidDel="00B205FC" w:rsidRDefault="00462E35" w:rsidP="00CD70EF">
      <w:pPr>
        <w:rPr>
          <w:del w:id="210" w:author="Caree2" w:date="2017-04-30T08:04:00Z"/>
        </w:rPr>
        <w:pPrChange w:id="211" w:author="Caree2" w:date="2017-04-30T08:04:00Z">
          <w:pPr/>
        </w:pPrChange>
      </w:pPr>
      <w:del w:id="212" w:author="Caree2" w:date="2017-04-30T08:04:00Z">
        <w:r w:rsidDel="00B205FC">
          <w:tab/>
        </w:r>
        <w:r w:rsidDel="00B205FC">
          <w:tab/>
          <w:delText>this.name = name;</w:delText>
        </w:r>
      </w:del>
    </w:p>
    <w:p w:rsidR="00462E35" w:rsidDel="00B205FC" w:rsidRDefault="00462E35" w:rsidP="00CD70EF">
      <w:pPr>
        <w:rPr>
          <w:del w:id="213" w:author="Caree2" w:date="2017-04-30T08:04:00Z"/>
        </w:rPr>
        <w:pPrChange w:id="214" w:author="Caree2" w:date="2017-04-30T08:04:00Z">
          <w:pPr/>
        </w:pPrChange>
      </w:pPr>
      <w:del w:id="215" w:author="Caree2" w:date="2017-04-30T08:04:00Z">
        <w:r w:rsidDel="00B205FC">
          <w:tab/>
          <w:delText>}</w:delText>
        </w:r>
      </w:del>
    </w:p>
    <w:p w:rsidR="00462E35" w:rsidDel="00B205FC" w:rsidRDefault="00462E35" w:rsidP="00CD70EF">
      <w:pPr>
        <w:rPr>
          <w:del w:id="216" w:author="Caree2" w:date="2017-04-30T08:04:00Z"/>
        </w:rPr>
        <w:pPrChange w:id="217" w:author="Caree2" w:date="2017-04-30T08:04:00Z">
          <w:pPr/>
        </w:pPrChange>
      </w:pPr>
    </w:p>
    <w:p w:rsidR="00D23221" w:rsidRDefault="00462E35" w:rsidP="00CD70EF">
      <w:pPr>
        <w:rPr>
          <w:rFonts w:ascii="Times New Roman" w:hAnsi="Times New Roman"/>
          <w:b/>
          <w:bCs/>
          <w:color w:val="000000"/>
          <w:sz w:val="28"/>
          <w:szCs w:val="20"/>
        </w:rPr>
        <w:pPrChange w:id="218" w:author="Caree2" w:date="2017-04-30T08:04:00Z">
          <w:pPr/>
        </w:pPrChange>
      </w:pPr>
      <w:del w:id="219" w:author="Caree2" w:date="2017-04-30T08:04:00Z">
        <w:r w:rsidDel="00B205FC">
          <w:delText>}</w:delText>
        </w:r>
      </w:del>
      <w:r w:rsidR="00D23221">
        <w:br w:type="page"/>
      </w:r>
    </w:p>
    <w:p w:rsidR="00F444ED" w:rsidRDefault="00F444ED" w:rsidP="00F444ED">
      <w:pPr>
        <w:pStyle w:val="StyleHeading114ptBoldUnderlineLeft"/>
      </w:pPr>
      <w:bookmarkStart w:id="220" w:name="_Toc476586578"/>
      <w:r w:rsidRPr="00EA03DE">
        <w:lastRenderedPageBreak/>
        <w:t>1.</w:t>
      </w:r>
      <w:r>
        <w:t>32</w:t>
      </w:r>
      <w:r w:rsidRPr="00EA03DE">
        <w:t xml:space="preserve"> </w:t>
      </w:r>
      <w:r>
        <w:t xml:space="preserve">–Create </w:t>
      </w:r>
      <w:proofErr w:type="spellStart"/>
      <w:r>
        <w:t>PersonServiceHealth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220"/>
      <w:proofErr w:type="gramEnd"/>
    </w:p>
    <w:p w:rsidR="00F444ED" w:rsidRDefault="00F444ED"/>
    <w:p w:rsidR="00CD70EF" w:rsidRDefault="00CD70EF" w:rsidP="00CD70EF">
      <w:pPr>
        <w:rPr>
          <w:ins w:id="221" w:author="Caree2" w:date="2017-04-30T08:05:00Z"/>
        </w:rPr>
        <w:pPrChange w:id="222" w:author="Caree2" w:date="2017-04-30T08:05:00Z">
          <w:pPr/>
        </w:pPrChange>
      </w:pPr>
      <w:proofErr w:type="gramStart"/>
      <w:ins w:id="223" w:author="Caree2" w:date="2017-04-30T08:05:00Z">
        <w:r>
          <w:t>package</w:t>
        </w:r>
        <w:proofErr w:type="gramEnd"/>
        <w:r>
          <w:t xml:space="preserve"> </w:t>
        </w:r>
        <w:proofErr w:type="spellStart"/>
        <w:r>
          <w:t>com.rollingstone.service</w:t>
        </w:r>
        <w:proofErr w:type="spellEnd"/>
        <w:r>
          <w:t>;</w:t>
        </w:r>
      </w:ins>
    </w:p>
    <w:p w:rsidR="00CD70EF" w:rsidRDefault="00CD70EF" w:rsidP="00CD70EF">
      <w:pPr>
        <w:rPr>
          <w:ins w:id="224" w:author="Caree2" w:date="2017-04-30T08:05:00Z"/>
        </w:rPr>
        <w:pPrChange w:id="225" w:author="Caree2" w:date="2017-04-30T08:05:00Z">
          <w:pPr/>
        </w:pPrChange>
      </w:pPr>
    </w:p>
    <w:p w:rsidR="00CD70EF" w:rsidRDefault="00CD70EF" w:rsidP="00CD70EF">
      <w:pPr>
        <w:rPr>
          <w:ins w:id="226" w:author="Caree2" w:date="2017-04-30T08:05:00Z"/>
        </w:rPr>
        <w:pPrChange w:id="227" w:author="Caree2" w:date="2017-04-30T08:05:00Z">
          <w:pPr/>
        </w:pPrChange>
      </w:pPr>
      <w:proofErr w:type="gramStart"/>
      <w:ins w:id="228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org.springframework.beans.factory.annotation.Autowired</w:t>
        </w:r>
        <w:proofErr w:type="spellEnd"/>
        <w:r>
          <w:t>;</w:t>
        </w:r>
      </w:ins>
    </w:p>
    <w:p w:rsidR="00CD70EF" w:rsidRDefault="00CD70EF" w:rsidP="00CD70EF">
      <w:pPr>
        <w:rPr>
          <w:ins w:id="229" w:author="Caree2" w:date="2017-04-30T08:05:00Z"/>
        </w:rPr>
        <w:pPrChange w:id="230" w:author="Caree2" w:date="2017-04-30T08:05:00Z">
          <w:pPr/>
        </w:pPrChange>
      </w:pPr>
      <w:proofErr w:type="gramStart"/>
      <w:ins w:id="231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org.springframework.boot.actuate.health.Health</w:t>
        </w:r>
        <w:proofErr w:type="spellEnd"/>
        <w:r>
          <w:t>;</w:t>
        </w:r>
      </w:ins>
    </w:p>
    <w:p w:rsidR="00CD70EF" w:rsidRDefault="00CD70EF" w:rsidP="00CD70EF">
      <w:pPr>
        <w:rPr>
          <w:ins w:id="232" w:author="Caree2" w:date="2017-04-30T08:05:00Z"/>
        </w:rPr>
        <w:pPrChange w:id="233" w:author="Caree2" w:date="2017-04-30T08:05:00Z">
          <w:pPr/>
        </w:pPrChange>
      </w:pPr>
      <w:proofErr w:type="gramStart"/>
      <w:ins w:id="234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org.springframework.boot.actuate.health.HealthIndicator</w:t>
        </w:r>
        <w:proofErr w:type="spellEnd"/>
        <w:r>
          <w:t>;</w:t>
        </w:r>
      </w:ins>
    </w:p>
    <w:p w:rsidR="00CD70EF" w:rsidRDefault="00CD70EF" w:rsidP="00CD70EF">
      <w:pPr>
        <w:rPr>
          <w:ins w:id="235" w:author="Caree2" w:date="2017-04-30T08:05:00Z"/>
        </w:rPr>
        <w:pPrChange w:id="236" w:author="Caree2" w:date="2017-04-30T08:05:00Z">
          <w:pPr/>
        </w:pPrChange>
      </w:pPr>
      <w:proofErr w:type="gramStart"/>
      <w:ins w:id="237" w:author="Caree2" w:date="2017-04-30T08:05:00Z">
        <w:r>
          <w:t>import</w:t>
        </w:r>
        <w:proofErr w:type="gramEnd"/>
        <w:r>
          <w:t xml:space="preserve"> </w:t>
        </w:r>
        <w:proofErr w:type="spellStart"/>
        <w:r>
          <w:t>org.springframework.stereotype.Component</w:t>
        </w:r>
        <w:proofErr w:type="spellEnd"/>
        <w:r>
          <w:t>;</w:t>
        </w:r>
      </w:ins>
    </w:p>
    <w:p w:rsidR="00CD70EF" w:rsidRDefault="00CD70EF" w:rsidP="00CD70EF">
      <w:pPr>
        <w:rPr>
          <w:ins w:id="238" w:author="Caree2" w:date="2017-04-30T08:05:00Z"/>
        </w:rPr>
        <w:pPrChange w:id="239" w:author="Caree2" w:date="2017-04-30T08:05:00Z">
          <w:pPr/>
        </w:pPrChange>
      </w:pPr>
    </w:p>
    <w:p w:rsidR="00CD70EF" w:rsidRDefault="00CD70EF" w:rsidP="00CD70EF">
      <w:pPr>
        <w:rPr>
          <w:ins w:id="240" w:author="Caree2" w:date="2017-04-30T08:05:00Z"/>
        </w:rPr>
        <w:pPrChange w:id="241" w:author="Caree2" w:date="2017-04-30T08:05:00Z">
          <w:pPr/>
        </w:pPrChange>
      </w:pPr>
      <w:ins w:id="242" w:author="Caree2" w:date="2017-04-30T08:05:00Z">
        <w:r>
          <w:t>/**</w:t>
        </w:r>
      </w:ins>
    </w:p>
    <w:p w:rsidR="00CD70EF" w:rsidRDefault="00CD70EF" w:rsidP="00CD70EF">
      <w:pPr>
        <w:rPr>
          <w:ins w:id="243" w:author="Caree2" w:date="2017-04-30T08:05:00Z"/>
        </w:rPr>
        <w:pPrChange w:id="244" w:author="Caree2" w:date="2017-04-30T08:05:00Z">
          <w:pPr/>
        </w:pPrChange>
      </w:pPr>
      <w:ins w:id="245" w:author="Caree2" w:date="2017-04-30T08:05:00Z">
        <w:r>
          <w:t xml:space="preserve"> * This is an optional class used to inject application specific health check</w:t>
        </w:r>
      </w:ins>
    </w:p>
    <w:p w:rsidR="00CD70EF" w:rsidRDefault="00CD70EF" w:rsidP="00CD70EF">
      <w:pPr>
        <w:rPr>
          <w:ins w:id="246" w:author="Caree2" w:date="2017-04-30T08:05:00Z"/>
        </w:rPr>
        <w:pPrChange w:id="247" w:author="Caree2" w:date="2017-04-30T08:05:00Z">
          <w:pPr/>
        </w:pPrChange>
      </w:pPr>
      <w:ins w:id="248" w:author="Caree2" w:date="2017-04-30T08:05:00Z">
        <w:r>
          <w:t xml:space="preserve"> * </w:t>
        </w:r>
        <w:proofErr w:type="gramStart"/>
        <w:r>
          <w:t>into</w:t>
        </w:r>
        <w:proofErr w:type="gramEnd"/>
        <w:r>
          <w:t xml:space="preserve"> the Spring Boot health management endpoint.</w:t>
        </w:r>
      </w:ins>
    </w:p>
    <w:p w:rsidR="00CD70EF" w:rsidRDefault="00CD70EF" w:rsidP="00CD70EF">
      <w:pPr>
        <w:rPr>
          <w:ins w:id="249" w:author="Caree2" w:date="2017-04-30T08:05:00Z"/>
        </w:rPr>
        <w:pPrChange w:id="250" w:author="Caree2" w:date="2017-04-30T08:05:00Z">
          <w:pPr/>
        </w:pPrChange>
      </w:pPr>
      <w:ins w:id="251" w:author="Caree2" w:date="2017-04-30T08:05:00Z">
        <w:r>
          <w:t xml:space="preserve"> */</w:t>
        </w:r>
      </w:ins>
    </w:p>
    <w:p w:rsidR="00CD70EF" w:rsidRDefault="00CD70EF" w:rsidP="00CD70EF">
      <w:pPr>
        <w:rPr>
          <w:ins w:id="252" w:author="Caree2" w:date="2017-04-30T08:05:00Z"/>
        </w:rPr>
        <w:pPrChange w:id="253" w:author="Caree2" w:date="2017-04-30T08:05:00Z">
          <w:pPr/>
        </w:pPrChange>
      </w:pPr>
      <w:ins w:id="254" w:author="Caree2" w:date="2017-04-30T08:05:00Z">
        <w:r>
          <w:t>@Component</w:t>
        </w:r>
      </w:ins>
    </w:p>
    <w:p w:rsidR="00CD70EF" w:rsidRDefault="00CD70EF" w:rsidP="00CD70EF">
      <w:pPr>
        <w:rPr>
          <w:ins w:id="255" w:author="Caree2" w:date="2017-04-30T08:05:00Z"/>
        </w:rPr>
        <w:pPrChange w:id="256" w:author="Caree2" w:date="2017-04-30T08:05:00Z">
          <w:pPr/>
        </w:pPrChange>
      </w:pPr>
      <w:proofErr w:type="gramStart"/>
      <w:ins w:id="257" w:author="Caree2" w:date="2017-04-30T08:05:00Z">
        <w:r>
          <w:t>public</w:t>
        </w:r>
        <w:proofErr w:type="gramEnd"/>
        <w:r>
          <w:t xml:space="preserve"> class </w:t>
        </w:r>
        <w:proofErr w:type="spellStart"/>
        <w:r>
          <w:t>PersonServiceHealth</w:t>
        </w:r>
        <w:proofErr w:type="spellEnd"/>
        <w:r>
          <w:t xml:space="preserve"> implements </w:t>
        </w:r>
        <w:proofErr w:type="spellStart"/>
        <w:r>
          <w:t>HealthIndicator</w:t>
        </w:r>
        <w:proofErr w:type="spellEnd"/>
        <w:r>
          <w:t xml:space="preserve"> {</w:t>
        </w:r>
      </w:ins>
    </w:p>
    <w:p w:rsidR="00CD70EF" w:rsidRDefault="00CD70EF" w:rsidP="00CD70EF">
      <w:pPr>
        <w:rPr>
          <w:ins w:id="258" w:author="Caree2" w:date="2017-04-30T08:05:00Z"/>
        </w:rPr>
        <w:pPrChange w:id="259" w:author="Caree2" w:date="2017-04-30T08:05:00Z">
          <w:pPr/>
        </w:pPrChange>
      </w:pPr>
      <w:ins w:id="260" w:author="Caree2" w:date="2017-04-30T08:05:00Z">
        <w:r>
          <w:tab/>
        </w:r>
      </w:ins>
    </w:p>
    <w:p w:rsidR="00CD70EF" w:rsidRDefault="00CD70EF" w:rsidP="00CD70EF">
      <w:pPr>
        <w:rPr>
          <w:ins w:id="261" w:author="Caree2" w:date="2017-04-30T08:05:00Z"/>
        </w:rPr>
        <w:pPrChange w:id="262" w:author="Caree2" w:date="2017-04-30T08:05:00Z">
          <w:pPr/>
        </w:pPrChange>
      </w:pPr>
      <w:ins w:id="263" w:author="Caree2" w:date="2017-04-30T08:05:00Z">
        <w:r>
          <w:tab/>
          <w:t>@</w:t>
        </w:r>
        <w:proofErr w:type="spellStart"/>
        <w:r>
          <w:t>Autowired</w:t>
        </w:r>
        <w:proofErr w:type="spellEnd"/>
      </w:ins>
    </w:p>
    <w:p w:rsidR="00CD70EF" w:rsidRDefault="00CD70EF" w:rsidP="00CD70EF">
      <w:pPr>
        <w:rPr>
          <w:ins w:id="264" w:author="Caree2" w:date="2017-04-30T08:05:00Z"/>
        </w:rPr>
        <w:pPrChange w:id="265" w:author="Caree2" w:date="2017-04-30T08:05:00Z">
          <w:pPr/>
        </w:pPrChange>
      </w:pPr>
      <w:ins w:id="266" w:author="Caree2" w:date="2017-04-30T08:05:00Z">
        <w:r>
          <w:tab/>
        </w:r>
        <w:proofErr w:type="gramStart"/>
        <w:r>
          <w:t>private</w:t>
        </w:r>
        <w:proofErr w:type="gramEnd"/>
        <w:r>
          <w:t xml:space="preserve"> </w:t>
        </w:r>
        <w:proofErr w:type="spellStart"/>
        <w:r>
          <w:t>ServiceProperties</w:t>
        </w:r>
        <w:proofErr w:type="spellEnd"/>
        <w:r>
          <w:t xml:space="preserve"> configuration;</w:t>
        </w:r>
      </w:ins>
    </w:p>
    <w:p w:rsidR="00CD70EF" w:rsidRDefault="00CD70EF" w:rsidP="00CD70EF">
      <w:pPr>
        <w:rPr>
          <w:ins w:id="267" w:author="Caree2" w:date="2017-04-30T08:05:00Z"/>
        </w:rPr>
        <w:pPrChange w:id="268" w:author="Caree2" w:date="2017-04-30T08:05:00Z">
          <w:pPr/>
        </w:pPrChange>
      </w:pPr>
    </w:p>
    <w:p w:rsidR="00CD70EF" w:rsidRDefault="00CD70EF" w:rsidP="00CD70EF">
      <w:pPr>
        <w:rPr>
          <w:ins w:id="269" w:author="Caree2" w:date="2017-04-30T08:05:00Z"/>
        </w:rPr>
        <w:pPrChange w:id="270" w:author="Caree2" w:date="2017-04-30T08:05:00Z">
          <w:pPr/>
        </w:pPrChange>
      </w:pPr>
      <w:ins w:id="271" w:author="Caree2" w:date="2017-04-30T08:05:00Z">
        <w:r>
          <w:tab/>
          <w:t>@Override</w:t>
        </w:r>
      </w:ins>
    </w:p>
    <w:p w:rsidR="00CD70EF" w:rsidRDefault="00CD70EF" w:rsidP="00CD70EF">
      <w:pPr>
        <w:rPr>
          <w:ins w:id="272" w:author="Caree2" w:date="2017-04-30T08:05:00Z"/>
        </w:rPr>
        <w:pPrChange w:id="273" w:author="Caree2" w:date="2017-04-30T08:05:00Z">
          <w:pPr/>
        </w:pPrChange>
      </w:pPr>
      <w:ins w:id="274" w:author="Caree2" w:date="2017-04-30T08:05:00Z">
        <w:r>
          <w:tab/>
        </w:r>
        <w:proofErr w:type="gramStart"/>
        <w:r>
          <w:t>public</w:t>
        </w:r>
        <w:proofErr w:type="gramEnd"/>
        <w:r>
          <w:t xml:space="preserve"> Health health() {</w:t>
        </w:r>
      </w:ins>
    </w:p>
    <w:p w:rsidR="00CD70EF" w:rsidRDefault="00CD70EF" w:rsidP="00CD70EF">
      <w:pPr>
        <w:rPr>
          <w:ins w:id="275" w:author="Caree2" w:date="2017-04-30T08:05:00Z"/>
        </w:rPr>
        <w:pPrChange w:id="276" w:author="Caree2" w:date="2017-04-30T08:05:00Z">
          <w:pPr/>
        </w:pPrChange>
      </w:pPr>
      <w:ins w:id="277" w:author="Caree2" w:date="2017-04-30T08:05:00Z">
        <w:r>
          <w:tab/>
        </w:r>
        <w:r>
          <w:tab/>
        </w:r>
        <w:proofErr w:type="gramStart"/>
        <w:r>
          <w:t>return</w:t>
        </w:r>
        <w:proofErr w:type="gramEnd"/>
        <w:r>
          <w:t xml:space="preserve"> </w:t>
        </w:r>
        <w:proofErr w:type="spellStart"/>
        <w:r>
          <w:t>Health.up</w:t>
        </w:r>
        <w:proofErr w:type="spellEnd"/>
        <w:r>
          <w:t>().</w:t>
        </w:r>
        <w:proofErr w:type="spellStart"/>
        <w:r>
          <w:t>withDetail</w:t>
        </w:r>
        <w:proofErr w:type="spellEnd"/>
        <w:r>
          <w:t>("details",</w:t>
        </w:r>
      </w:ins>
    </w:p>
    <w:p w:rsidR="00CD70EF" w:rsidRDefault="00CD70EF" w:rsidP="00CD70EF">
      <w:pPr>
        <w:rPr>
          <w:ins w:id="278" w:author="Caree2" w:date="2017-04-30T08:05:00Z"/>
        </w:rPr>
        <w:pPrChange w:id="279" w:author="Caree2" w:date="2017-04-30T08:05:00Z">
          <w:pPr/>
        </w:pPrChange>
      </w:pPr>
      <w:ins w:id="280" w:author="Caree2" w:date="2017-04-30T08:05:00Z">
        <w:r>
          <w:tab/>
        </w:r>
        <w:r>
          <w:tab/>
        </w:r>
        <w:r>
          <w:tab/>
        </w:r>
        <w:r>
          <w:tab/>
          <w:t>"</w:t>
        </w:r>
        <w:proofErr w:type="gramStart"/>
        <w:r>
          <w:t>{ 'internals'</w:t>
        </w:r>
        <w:proofErr w:type="gramEnd"/>
        <w:r>
          <w:t xml:space="preserve"> : 'getting close to limit', 'profile' : '" + </w:t>
        </w:r>
        <w:proofErr w:type="spellStart"/>
        <w:r>
          <w:t>this.configuration.getName</w:t>
        </w:r>
        <w:proofErr w:type="spellEnd"/>
        <w:r>
          <w:t xml:space="preserve">() + "' }" +  </w:t>
        </w:r>
        <w:proofErr w:type="spellStart"/>
        <w:r>
          <w:t>this.configuration.getDescription</w:t>
        </w:r>
        <w:proofErr w:type="spellEnd"/>
        <w:r>
          <w:t>())</w:t>
        </w:r>
      </w:ins>
    </w:p>
    <w:p w:rsidR="00CD70EF" w:rsidRDefault="00CD70EF" w:rsidP="00CD70EF">
      <w:pPr>
        <w:rPr>
          <w:ins w:id="281" w:author="Caree2" w:date="2017-04-30T08:05:00Z"/>
        </w:rPr>
        <w:pPrChange w:id="282" w:author="Caree2" w:date="2017-04-30T08:05:00Z">
          <w:pPr/>
        </w:pPrChange>
      </w:pPr>
      <w:ins w:id="283" w:author="Caree2" w:date="2017-04-30T08:05:00Z">
        <w:r>
          <w:tab/>
        </w:r>
        <w:r>
          <w:tab/>
        </w:r>
        <w:r>
          <w:tab/>
        </w:r>
        <w:r>
          <w:tab/>
          <w:t>.</w:t>
        </w:r>
        <w:proofErr w:type="gramStart"/>
        <w:r>
          <w:t>status(</w:t>
        </w:r>
        <w:proofErr w:type="gramEnd"/>
        <w:r>
          <w:t>"</w:t>
        </w:r>
        <w:proofErr w:type="spellStart"/>
        <w:r>
          <w:t>itsok</w:t>
        </w:r>
        <w:proofErr w:type="spellEnd"/>
        <w:r>
          <w:t>!").</w:t>
        </w:r>
        <w:proofErr w:type="gramStart"/>
        <w:r>
          <w:t>build(</w:t>
        </w:r>
        <w:proofErr w:type="gramEnd"/>
        <w:r>
          <w:t>);</w:t>
        </w:r>
      </w:ins>
    </w:p>
    <w:p w:rsidR="00CD70EF" w:rsidRDefault="00CD70EF" w:rsidP="00CD70EF">
      <w:pPr>
        <w:rPr>
          <w:ins w:id="284" w:author="Caree2" w:date="2017-04-30T08:05:00Z"/>
        </w:rPr>
        <w:pPrChange w:id="285" w:author="Caree2" w:date="2017-04-30T08:05:00Z">
          <w:pPr/>
        </w:pPrChange>
      </w:pPr>
      <w:ins w:id="286" w:author="Caree2" w:date="2017-04-30T08:05:00Z">
        <w:r>
          <w:tab/>
          <w:t>}</w:t>
        </w:r>
      </w:ins>
    </w:p>
    <w:p w:rsidR="00F444ED" w:rsidDel="00CD70EF" w:rsidRDefault="00CD70EF" w:rsidP="00CD70EF">
      <w:pPr>
        <w:rPr>
          <w:del w:id="287" w:author="Caree2" w:date="2017-04-30T08:05:00Z"/>
        </w:rPr>
        <w:pPrChange w:id="288" w:author="Caree2" w:date="2017-04-30T08:05:00Z">
          <w:pPr/>
        </w:pPrChange>
      </w:pPr>
      <w:ins w:id="289" w:author="Caree2" w:date="2017-04-30T08:05:00Z">
        <w:r>
          <w:t>}</w:t>
        </w:r>
      </w:ins>
      <w:del w:id="290" w:author="Caree2" w:date="2017-04-30T08:05:00Z">
        <w:r w:rsidR="00F444ED" w:rsidDel="00CD70EF">
          <w:delText>package com.rollingstone.service;</w:delText>
        </w:r>
      </w:del>
    </w:p>
    <w:p w:rsidR="00F444ED" w:rsidDel="00CD70EF" w:rsidRDefault="00F444ED" w:rsidP="00CD70EF">
      <w:pPr>
        <w:rPr>
          <w:del w:id="291" w:author="Caree2" w:date="2017-04-30T08:05:00Z"/>
        </w:rPr>
        <w:pPrChange w:id="292" w:author="Caree2" w:date="2017-04-30T08:05:00Z">
          <w:pPr/>
        </w:pPrChange>
      </w:pPr>
    </w:p>
    <w:p w:rsidR="00F444ED" w:rsidDel="00CD70EF" w:rsidRDefault="00F444ED" w:rsidP="00CD70EF">
      <w:pPr>
        <w:rPr>
          <w:del w:id="293" w:author="Caree2" w:date="2017-04-30T08:05:00Z"/>
        </w:rPr>
        <w:pPrChange w:id="294" w:author="Caree2" w:date="2017-04-30T08:05:00Z">
          <w:pPr/>
        </w:pPrChange>
      </w:pPr>
    </w:p>
    <w:p w:rsidR="00F444ED" w:rsidDel="00CD70EF" w:rsidRDefault="00F444ED" w:rsidP="00CD70EF">
      <w:pPr>
        <w:rPr>
          <w:del w:id="295" w:author="Caree2" w:date="2017-04-30T08:05:00Z"/>
        </w:rPr>
        <w:pPrChange w:id="296" w:author="Caree2" w:date="2017-04-30T08:05:00Z">
          <w:pPr/>
        </w:pPrChange>
      </w:pPr>
      <w:del w:id="297" w:author="Caree2" w:date="2017-04-30T08:05:00Z">
        <w:r w:rsidDel="00CD70EF">
          <w:delText>import org.springframework.beans.factory.annotation.Autowired;</w:delText>
        </w:r>
      </w:del>
    </w:p>
    <w:p w:rsidR="00F444ED" w:rsidDel="00CD70EF" w:rsidRDefault="00F444ED" w:rsidP="00CD70EF">
      <w:pPr>
        <w:rPr>
          <w:del w:id="298" w:author="Caree2" w:date="2017-04-30T08:05:00Z"/>
        </w:rPr>
        <w:pPrChange w:id="299" w:author="Caree2" w:date="2017-04-30T08:05:00Z">
          <w:pPr/>
        </w:pPrChange>
      </w:pPr>
      <w:del w:id="300" w:author="Caree2" w:date="2017-04-30T08:05:00Z">
        <w:r w:rsidDel="00CD70EF">
          <w:delText>import org.springframework.boot.actuate.health.Health;</w:delText>
        </w:r>
      </w:del>
    </w:p>
    <w:p w:rsidR="00F444ED" w:rsidDel="00CD70EF" w:rsidRDefault="00F444ED" w:rsidP="00CD70EF">
      <w:pPr>
        <w:rPr>
          <w:del w:id="301" w:author="Caree2" w:date="2017-04-30T08:05:00Z"/>
        </w:rPr>
        <w:pPrChange w:id="302" w:author="Caree2" w:date="2017-04-30T08:05:00Z">
          <w:pPr/>
        </w:pPrChange>
      </w:pPr>
      <w:del w:id="303" w:author="Caree2" w:date="2017-04-30T08:05:00Z">
        <w:r w:rsidDel="00CD70EF">
          <w:delText>import org.springframework.boot.actuate.health.HealthIndicator;</w:delText>
        </w:r>
      </w:del>
    </w:p>
    <w:p w:rsidR="00F444ED" w:rsidDel="00CD70EF" w:rsidRDefault="00F444ED" w:rsidP="00CD70EF">
      <w:pPr>
        <w:rPr>
          <w:del w:id="304" w:author="Caree2" w:date="2017-04-30T08:05:00Z"/>
        </w:rPr>
        <w:pPrChange w:id="305" w:author="Caree2" w:date="2017-04-30T08:05:00Z">
          <w:pPr/>
        </w:pPrChange>
      </w:pPr>
      <w:del w:id="306" w:author="Caree2" w:date="2017-04-30T08:05:00Z">
        <w:r w:rsidDel="00CD70EF">
          <w:delText>import org.springframework.stereotype.Component;</w:delText>
        </w:r>
      </w:del>
    </w:p>
    <w:p w:rsidR="00F444ED" w:rsidDel="00CD70EF" w:rsidRDefault="00F444ED" w:rsidP="00CD70EF">
      <w:pPr>
        <w:rPr>
          <w:del w:id="307" w:author="Caree2" w:date="2017-04-30T08:05:00Z"/>
        </w:rPr>
        <w:pPrChange w:id="308" w:author="Caree2" w:date="2017-04-30T08:05:00Z">
          <w:pPr/>
        </w:pPrChange>
      </w:pPr>
    </w:p>
    <w:p w:rsidR="00F444ED" w:rsidDel="00CD70EF" w:rsidRDefault="00F444ED" w:rsidP="00CD70EF">
      <w:pPr>
        <w:rPr>
          <w:del w:id="309" w:author="Caree2" w:date="2017-04-30T08:05:00Z"/>
        </w:rPr>
        <w:pPrChange w:id="310" w:author="Caree2" w:date="2017-04-30T08:05:00Z">
          <w:pPr/>
        </w:pPrChange>
      </w:pPr>
      <w:del w:id="311" w:author="Caree2" w:date="2017-04-30T08:05:00Z">
        <w:r w:rsidDel="00CD70EF">
          <w:delText>/**</w:delText>
        </w:r>
      </w:del>
    </w:p>
    <w:p w:rsidR="00F444ED" w:rsidDel="00CD70EF" w:rsidRDefault="00F444ED" w:rsidP="00CD70EF">
      <w:pPr>
        <w:rPr>
          <w:del w:id="312" w:author="Caree2" w:date="2017-04-30T08:05:00Z"/>
        </w:rPr>
        <w:pPrChange w:id="313" w:author="Caree2" w:date="2017-04-30T08:05:00Z">
          <w:pPr/>
        </w:pPrChange>
      </w:pPr>
      <w:del w:id="314" w:author="Caree2" w:date="2017-04-30T08:05:00Z">
        <w:r w:rsidDel="00CD70EF">
          <w:delText xml:space="preserve"> * This is an optional class used to inject application specific health check</w:delText>
        </w:r>
      </w:del>
    </w:p>
    <w:p w:rsidR="00F444ED" w:rsidDel="00CD70EF" w:rsidRDefault="00F444ED" w:rsidP="00CD70EF">
      <w:pPr>
        <w:rPr>
          <w:del w:id="315" w:author="Caree2" w:date="2017-04-30T08:05:00Z"/>
        </w:rPr>
        <w:pPrChange w:id="316" w:author="Caree2" w:date="2017-04-30T08:05:00Z">
          <w:pPr/>
        </w:pPrChange>
      </w:pPr>
      <w:del w:id="317" w:author="Caree2" w:date="2017-04-30T08:05:00Z">
        <w:r w:rsidDel="00CD70EF">
          <w:delText xml:space="preserve"> * into the Spring Boot health management endpoint.</w:delText>
        </w:r>
      </w:del>
    </w:p>
    <w:p w:rsidR="00F444ED" w:rsidDel="00CD70EF" w:rsidRDefault="00F444ED" w:rsidP="00CD70EF">
      <w:pPr>
        <w:rPr>
          <w:del w:id="318" w:author="Caree2" w:date="2017-04-30T08:05:00Z"/>
        </w:rPr>
        <w:pPrChange w:id="319" w:author="Caree2" w:date="2017-04-30T08:05:00Z">
          <w:pPr/>
        </w:pPrChange>
      </w:pPr>
      <w:del w:id="320" w:author="Caree2" w:date="2017-04-30T08:05:00Z">
        <w:r w:rsidDel="00CD70EF">
          <w:delText xml:space="preserve"> */</w:delText>
        </w:r>
      </w:del>
    </w:p>
    <w:p w:rsidR="00F444ED" w:rsidDel="00CD70EF" w:rsidRDefault="00F444ED" w:rsidP="00CD70EF">
      <w:pPr>
        <w:rPr>
          <w:del w:id="321" w:author="Caree2" w:date="2017-04-30T08:05:00Z"/>
        </w:rPr>
        <w:pPrChange w:id="322" w:author="Caree2" w:date="2017-04-30T08:05:00Z">
          <w:pPr/>
        </w:pPrChange>
      </w:pPr>
      <w:del w:id="323" w:author="Caree2" w:date="2017-04-30T08:05:00Z">
        <w:r w:rsidDel="00CD70EF">
          <w:delText>@Component</w:delText>
        </w:r>
      </w:del>
    </w:p>
    <w:p w:rsidR="00F444ED" w:rsidDel="00CD70EF" w:rsidRDefault="00F444ED" w:rsidP="00CD70EF">
      <w:pPr>
        <w:rPr>
          <w:del w:id="324" w:author="Caree2" w:date="2017-04-30T08:05:00Z"/>
        </w:rPr>
        <w:pPrChange w:id="325" w:author="Caree2" w:date="2017-04-30T08:05:00Z">
          <w:pPr/>
        </w:pPrChange>
      </w:pPr>
      <w:del w:id="326" w:author="Caree2" w:date="2017-04-30T08:05:00Z">
        <w:r w:rsidDel="00CD70EF">
          <w:delText>public class PersonServiceHealth implements HealthIndicator {</w:delText>
        </w:r>
      </w:del>
    </w:p>
    <w:p w:rsidR="00F444ED" w:rsidDel="00CD70EF" w:rsidRDefault="00F444ED" w:rsidP="00CD70EF">
      <w:pPr>
        <w:rPr>
          <w:del w:id="327" w:author="Caree2" w:date="2017-04-30T08:05:00Z"/>
        </w:rPr>
        <w:pPrChange w:id="328" w:author="Caree2" w:date="2017-04-30T08:05:00Z">
          <w:pPr/>
        </w:pPrChange>
      </w:pPr>
    </w:p>
    <w:p w:rsidR="00F444ED" w:rsidDel="00CD70EF" w:rsidRDefault="00F444ED" w:rsidP="00CD70EF">
      <w:pPr>
        <w:rPr>
          <w:del w:id="329" w:author="Caree2" w:date="2017-04-30T08:05:00Z"/>
        </w:rPr>
        <w:pPrChange w:id="330" w:author="Caree2" w:date="2017-04-30T08:05:00Z">
          <w:pPr/>
        </w:pPrChange>
      </w:pPr>
      <w:del w:id="331" w:author="Caree2" w:date="2017-04-30T08:05:00Z">
        <w:r w:rsidDel="00CD70EF">
          <w:delText xml:space="preserve">    @Autowired</w:delText>
        </w:r>
      </w:del>
    </w:p>
    <w:p w:rsidR="00F444ED" w:rsidDel="00CD70EF" w:rsidRDefault="00F444ED" w:rsidP="00CD70EF">
      <w:pPr>
        <w:rPr>
          <w:del w:id="332" w:author="Caree2" w:date="2017-04-30T08:05:00Z"/>
        </w:rPr>
        <w:pPrChange w:id="333" w:author="Caree2" w:date="2017-04-30T08:05:00Z">
          <w:pPr/>
        </w:pPrChange>
      </w:pPr>
      <w:del w:id="334" w:author="Caree2" w:date="2017-04-30T08:05:00Z">
        <w:r w:rsidDel="00CD70EF">
          <w:delText xml:space="preserve">    private ServiceProperties configuration;</w:delText>
        </w:r>
      </w:del>
    </w:p>
    <w:p w:rsidR="00F444ED" w:rsidDel="00CD70EF" w:rsidRDefault="00F444ED" w:rsidP="00CD70EF">
      <w:pPr>
        <w:rPr>
          <w:del w:id="335" w:author="Caree2" w:date="2017-04-30T08:05:00Z"/>
        </w:rPr>
        <w:pPrChange w:id="336" w:author="Caree2" w:date="2017-04-30T08:05:00Z">
          <w:pPr/>
        </w:pPrChange>
      </w:pPr>
    </w:p>
    <w:p w:rsidR="00F444ED" w:rsidDel="00CD70EF" w:rsidRDefault="00F444ED" w:rsidP="00CD70EF">
      <w:pPr>
        <w:rPr>
          <w:del w:id="337" w:author="Caree2" w:date="2017-04-30T08:05:00Z"/>
        </w:rPr>
        <w:pPrChange w:id="338" w:author="Caree2" w:date="2017-04-30T08:05:00Z">
          <w:pPr/>
        </w:pPrChange>
      </w:pPr>
      <w:del w:id="339" w:author="Caree2" w:date="2017-04-30T08:05:00Z">
        <w:r w:rsidDel="00CD70EF">
          <w:delText xml:space="preserve">    // extend this to create an application-specific health check according to http://goo.gl/vt8I7O</w:delText>
        </w:r>
      </w:del>
    </w:p>
    <w:p w:rsidR="00F444ED" w:rsidDel="00CD70EF" w:rsidRDefault="00F444ED" w:rsidP="00CD70EF">
      <w:pPr>
        <w:rPr>
          <w:del w:id="340" w:author="Caree2" w:date="2017-04-30T08:05:00Z"/>
        </w:rPr>
        <w:pPrChange w:id="341" w:author="Caree2" w:date="2017-04-30T08:05:00Z">
          <w:pPr/>
        </w:pPrChange>
      </w:pPr>
      <w:del w:id="342" w:author="Caree2" w:date="2017-04-30T08:05:00Z">
        <w:r w:rsidDel="00CD70EF">
          <w:delText xml:space="preserve">    @Override</w:delText>
        </w:r>
      </w:del>
    </w:p>
    <w:p w:rsidR="00F444ED" w:rsidDel="00CD70EF" w:rsidRDefault="00F444ED" w:rsidP="00CD70EF">
      <w:pPr>
        <w:rPr>
          <w:del w:id="343" w:author="Caree2" w:date="2017-04-30T08:05:00Z"/>
        </w:rPr>
        <w:pPrChange w:id="344" w:author="Caree2" w:date="2017-04-30T08:05:00Z">
          <w:pPr/>
        </w:pPrChange>
      </w:pPr>
      <w:del w:id="345" w:author="Caree2" w:date="2017-04-30T08:05:00Z">
        <w:r w:rsidDel="00CD70EF">
          <w:delText xml:space="preserve">    public Health health() {</w:delText>
        </w:r>
      </w:del>
    </w:p>
    <w:p w:rsidR="00F444ED" w:rsidDel="00CD70EF" w:rsidRDefault="00F444ED" w:rsidP="00CD70EF">
      <w:pPr>
        <w:rPr>
          <w:del w:id="346" w:author="Caree2" w:date="2017-04-30T08:05:00Z"/>
        </w:rPr>
        <w:pPrChange w:id="347" w:author="Caree2" w:date="2017-04-30T08:05:00Z">
          <w:pPr/>
        </w:pPrChange>
      </w:pPr>
      <w:del w:id="348" w:author="Caree2" w:date="2017-04-30T08:05:00Z">
        <w:r w:rsidDel="00CD70EF">
          <w:delText xml:space="preserve">        return Health.up().withDetail("details", "{ 'internals' : 'getting close to limit', 'profile' : '" + this.configuration.getName() + "' }").status("itsok!").build();</w:delText>
        </w:r>
      </w:del>
    </w:p>
    <w:p w:rsidR="00F444ED" w:rsidDel="00CD70EF" w:rsidRDefault="00F444ED" w:rsidP="00CD70EF">
      <w:pPr>
        <w:rPr>
          <w:del w:id="349" w:author="Caree2" w:date="2017-04-30T08:05:00Z"/>
        </w:rPr>
        <w:pPrChange w:id="350" w:author="Caree2" w:date="2017-04-30T08:05:00Z">
          <w:pPr/>
        </w:pPrChange>
      </w:pPr>
      <w:del w:id="351" w:author="Caree2" w:date="2017-04-30T08:05:00Z">
        <w:r w:rsidDel="00CD70EF">
          <w:delText xml:space="preserve">    }</w:delText>
        </w:r>
      </w:del>
    </w:p>
    <w:p w:rsidR="00F444ED" w:rsidDel="00CD70EF" w:rsidRDefault="00F444ED" w:rsidP="00CD70EF">
      <w:pPr>
        <w:rPr>
          <w:del w:id="352" w:author="Caree2" w:date="2017-04-30T08:05:00Z"/>
        </w:rPr>
        <w:pPrChange w:id="353" w:author="Caree2" w:date="2017-04-30T08:05:00Z">
          <w:pPr/>
        </w:pPrChange>
      </w:pPr>
    </w:p>
    <w:p w:rsidR="00D23221" w:rsidRDefault="00F444ED" w:rsidP="00CD70EF">
      <w:pPr>
        <w:rPr>
          <w:rFonts w:ascii="Times New Roman" w:hAnsi="Times New Roman"/>
          <w:b/>
          <w:bCs/>
          <w:color w:val="000000"/>
          <w:sz w:val="28"/>
          <w:szCs w:val="20"/>
        </w:rPr>
        <w:pPrChange w:id="354" w:author="Caree2" w:date="2017-04-30T08:05:00Z">
          <w:pPr/>
        </w:pPrChange>
      </w:pPr>
      <w:del w:id="355" w:author="Caree2" w:date="2017-04-30T08:05:00Z">
        <w:r w:rsidDel="00CD70EF">
          <w:delText>}</w:delText>
        </w:r>
      </w:del>
      <w:r w:rsidR="00D23221">
        <w:br w:type="page"/>
      </w:r>
    </w:p>
    <w:p w:rsidR="008D3D62" w:rsidRDefault="008D3D62" w:rsidP="008D3D62">
      <w:pPr>
        <w:pStyle w:val="StyleHeading114ptBoldUnderlineLeft"/>
      </w:pPr>
      <w:bookmarkStart w:id="356" w:name="_Toc476586579"/>
      <w:r w:rsidRPr="00EA03DE">
        <w:lastRenderedPageBreak/>
        <w:t>1.</w:t>
      </w:r>
      <w:r>
        <w:t>33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BB6E98">
        <w:t>Event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356"/>
      <w:proofErr w:type="gramEnd"/>
    </w:p>
    <w:p w:rsidR="009651F8" w:rsidRDefault="009651F8" w:rsidP="009651F8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8D3D62" w:rsidRDefault="008D3D62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8D3D62" w:rsidRDefault="008D3D62"/>
    <w:p w:rsidR="008D3D62" w:rsidRDefault="008D3D6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</w:t>
      </w:r>
      <w:proofErr w:type="spellEnd"/>
      <w:r>
        <w:t>;</w:t>
      </w:r>
    </w:p>
    <w:p w:rsidR="008D3D62" w:rsidRDefault="008D3D62"/>
    <w:p w:rsidR="008D3D62" w:rsidRDefault="008D3D62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8D3D62" w:rsidRDefault="008D3D62"/>
    <w:p w:rsidR="008D3D62" w:rsidRDefault="008D3D62">
      <w:r>
        <w:t>/**</w:t>
      </w:r>
    </w:p>
    <w:p w:rsidR="008D3D62" w:rsidRDefault="008D3D62">
      <w:r>
        <w:t xml:space="preserve"> * This is an optional class used in publishing application events.</w:t>
      </w:r>
    </w:p>
    <w:p w:rsidR="008D3D62" w:rsidRDefault="008D3D62">
      <w:r>
        <w:t xml:space="preserve"> * This can be used to inject events into the Spring Boot audit management endpoint.</w:t>
      </w:r>
    </w:p>
    <w:p w:rsidR="008D3D62" w:rsidRDefault="008D3D62">
      <w:r>
        <w:t xml:space="preserve"> */</w:t>
      </w:r>
    </w:p>
    <w:p w:rsidR="008D3D62" w:rsidRDefault="008D3D62">
      <w:proofErr w:type="gramStart"/>
      <w:r>
        <w:t>public</w:t>
      </w:r>
      <w:proofErr w:type="gramEnd"/>
      <w:r>
        <w:t xml:space="preserve"> class </w:t>
      </w:r>
      <w:proofErr w:type="spellStart"/>
      <w:r>
        <w:t>PersonServiceEvent</w:t>
      </w:r>
      <w:proofErr w:type="spellEnd"/>
      <w:r>
        <w:t xml:space="preserve"> extends </w:t>
      </w:r>
      <w:proofErr w:type="spellStart"/>
      <w:r>
        <w:t>ApplicationEvent</w:t>
      </w:r>
      <w:proofErr w:type="spellEnd"/>
      <w:r>
        <w:t xml:space="preserve"> {</w:t>
      </w:r>
    </w:p>
    <w:p w:rsidR="008D3D62" w:rsidRDefault="008D3D62"/>
    <w:p w:rsidR="008D3D62" w:rsidRDefault="008D3D62">
      <w:r>
        <w:tab/>
        <w:t xml:space="preserve">Person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 xml:space="preserve">String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</w:r>
    </w:p>
    <w:p w:rsidR="008D3D62" w:rsidRDefault="008D3D6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PersonServiceEvent</w:t>
      </w:r>
      <w:proofErr w:type="spellEnd"/>
      <w:r>
        <w:t xml:space="preserve">(Object source, String </w:t>
      </w:r>
      <w:proofErr w:type="spellStart"/>
      <w:r>
        <w:t>eventType</w:t>
      </w:r>
      <w:proofErr w:type="spellEnd"/>
      <w:r>
        <w:t>, Person person) {</w:t>
      </w:r>
    </w:p>
    <w:p w:rsidR="008D3D62" w:rsidRDefault="008D3D62">
      <w:r>
        <w:t xml:space="preserve">        </w:t>
      </w:r>
      <w:proofErr w:type="gramStart"/>
      <w:r>
        <w:t>super(</w:t>
      </w:r>
      <w:proofErr w:type="gramEnd"/>
      <w:r>
        <w:t>source);</w:t>
      </w:r>
    </w:p>
    <w:p w:rsidR="008D3D62" w:rsidRDefault="008D3D62">
      <w:r>
        <w:t xml:space="preserve">        </w:t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 xml:space="preserve">        </w:t>
      </w:r>
      <w:proofErr w:type="spellStart"/>
      <w:r>
        <w:t>this.eventPerson</w:t>
      </w:r>
      <w:proofErr w:type="spellEnd"/>
      <w:r>
        <w:t xml:space="preserve"> = person;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 xml:space="preserve">    </w:t>
      </w:r>
      <w:proofErr w:type="gramStart"/>
      <w:r>
        <w:t>public</w:t>
      </w:r>
      <w:proofErr w:type="gramEnd"/>
      <w:r>
        <w:t xml:space="preserve"> String toString() {</w:t>
      </w:r>
    </w:p>
    <w:p w:rsidR="008D3D62" w:rsidRDefault="008D3D62">
      <w:r>
        <w:t xml:space="preserve">        </w:t>
      </w:r>
      <w:proofErr w:type="gramStart"/>
      <w:r>
        <w:t>return</w:t>
      </w:r>
      <w:proofErr w:type="gramEnd"/>
      <w:r>
        <w:t xml:space="preserve"> "My </w:t>
      </w:r>
      <w:proofErr w:type="spellStart"/>
      <w:r>
        <w:t>PErsonService</w:t>
      </w:r>
      <w:proofErr w:type="spellEnd"/>
      <w:r>
        <w:t xml:space="preserve"> Event";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Person </w:t>
      </w:r>
      <w:proofErr w:type="spellStart"/>
      <w:r>
        <w:t>getEventPerson</w:t>
      </w:r>
      <w:proofErr w:type="spellEnd"/>
      <w:r>
        <w:t>() {</w:t>
      </w:r>
    </w:p>
    <w:p w:rsidR="008D3D62" w:rsidRDefault="008D3D62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setEventPerson</w:t>
      </w:r>
      <w:proofErr w:type="spellEnd"/>
      <w:r>
        <w:t xml:space="preserve">(Person </w:t>
      </w:r>
      <w:proofErr w:type="spellStart"/>
      <w:r>
        <w:t>eventPerson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this.eventPerson</w:t>
      </w:r>
      <w:proofErr w:type="spellEnd"/>
      <w:r>
        <w:t xml:space="preserve"> =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getEventType</w:t>
      </w:r>
      <w:proofErr w:type="spellEnd"/>
      <w:r>
        <w:t>() {</w:t>
      </w:r>
    </w:p>
    <w:p w:rsidR="008D3D62" w:rsidRDefault="008D3D62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setEventType</w:t>
      </w:r>
      <w:proofErr w:type="spellEnd"/>
      <w:r>
        <w:t xml:space="preserve">(String </w:t>
      </w:r>
      <w:proofErr w:type="spellStart"/>
      <w:r>
        <w:t>eventType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>
      <w:r>
        <w:t xml:space="preserve">    </w:t>
      </w:r>
    </w:p>
    <w:p w:rsidR="008D3D62" w:rsidRDefault="008D3D62">
      <w:r>
        <w:t xml:space="preserve">    </w:t>
      </w:r>
    </w:p>
    <w:p w:rsidR="00BB6E98" w:rsidRDefault="008D3D62">
      <w:r>
        <w:lastRenderedPageBreak/>
        <w:t>}</w:t>
      </w:r>
    </w:p>
    <w:p w:rsidR="00BB6E98" w:rsidRDefault="00BB6E98" w:rsidP="008D3D62"/>
    <w:p w:rsidR="00BB6E98" w:rsidRDefault="00BB6E98" w:rsidP="00BB6E98">
      <w:pPr>
        <w:pStyle w:val="StyleHeading114ptBoldUnderlineLeft"/>
      </w:pPr>
      <w:bookmarkStart w:id="357" w:name="_Toc476586580"/>
      <w:r w:rsidRPr="00EA03DE">
        <w:t>1.</w:t>
      </w:r>
      <w:r>
        <w:t>34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AA18E5">
        <w:t>Listener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357"/>
      <w:proofErr w:type="gramEnd"/>
    </w:p>
    <w:p w:rsidR="00AA18E5" w:rsidRDefault="00AA18E5" w:rsidP="00BB6E98">
      <w:pPr>
        <w:pStyle w:val="StyleHeading114ptBoldUnderlineLeft"/>
      </w:pPr>
    </w:p>
    <w:p w:rsidR="00AA18E5" w:rsidRDefault="00AA18E5" w:rsidP="00DB1FE4"/>
    <w:p w:rsidR="00AA18E5" w:rsidRDefault="00AA18E5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AA18E5" w:rsidRDefault="00AA18E5" w:rsidP="00DB1FE4"/>
    <w:p w:rsidR="00AA18E5" w:rsidRDefault="00AA18E5" w:rsidP="00DB1FE4">
      <w:proofErr w:type="gramStart"/>
      <w:r>
        <w:t>import</w:t>
      </w:r>
      <w:proofErr w:type="gramEnd"/>
      <w:r>
        <w:t xml:space="preserve"> org.slf4j.Logger;</w:t>
      </w:r>
    </w:p>
    <w:p w:rsidR="00AA18E5" w:rsidRDefault="00AA18E5" w:rsidP="00DB1FE4">
      <w:proofErr w:type="gramStart"/>
      <w:r>
        <w:t>import</w:t>
      </w:r>
      <w:proofErr w:type="gramEnd"/>
      <w:r>
        <w:t xml:space="preserve"> org.slf4j.LoggerFactory;</w:t>
      </w:r>
    </w:p>
    <w:p w:rsidR="00AA18E5" w:rsidRDefault="00AA18E5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org.springframework.context.ApplicationListener</w:t>
      </w:r>
      <w:proofErr w:type="spellEnd"/>
      <w:r>
        <w:t>;</w:t>
      </w:r>
    </w:p>
    <w:p w:rsidR="00AA18E5" w:rsidRDefault="00AA18E5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AA18E5" w:rsidRDefault="00AA18E5" w:rsidP="00DB1FE4"/>
    <w:p w:rsidR="00AA18E5" w:rsidRDefault="00AA18E5" w:rsidP="00DB1FE4">
      <w:r>
        <w:t>@Component</w:t>
      </w:r>
    </w:p>
    <w:p w:rsidR="00AA18E5" w:rsidRDefault="00AA18E5" w:rsidP="00DB1FE4">
      <w:proofErr w:type="gramStart"/>
      <w:r>
        <w:t>public</w:t>
      </w:r>
      <w:proofErr w:type="gramEnd"/>
      <w:r>
        <w:t xml:space="preserve"> class </w:t>
      </w:r>
      <w:proofErr w:type="spellStart"/>
      <w:r>
        <w:t>PersonEventListener</w:t>
      </w:r>
      <w:proofErr w:type="spellEnd"/>
      <w:r>
        <w:t xml:space="preserve"> implements </w:t>
      </w:r>
      <w:proofErr w:type="spellStart"/>
      <w:r>
        <w:t>ApplicationListener</w:t>
      </w:r>
      <w:proofErr w:type="spellEnd"/>
      <w:r>
        <w:t>&lt;</w:t>
      </w:r>
      <w:proofErr w:type="spellStart"/>
      <w:r>
        <w:t>PersonServiceEvent</w:t>
      </w:r>
      <w:proofErr w:type="spellEnd"/>
      <w:r>
        <w:t xml:space="preserve">&gt; </w:t>
      </w:r>
    </w:p>
    <w:p w:rsidR="00AA18E5" w:rsidRDefault="00AA18E5" w:rsidP="00DB1FE4">
      <w:r>
        <w:t>{</w:t>
      </w:r>
    </w:p>
    <w:p w:rsidR="00AA18E5" w:rsidRDefault="00AA18E5" w:rsidP="00DB1FE4">
      <w:r>
        <w:tab/>
      </w:r>
      <w:proofErr w:type="gramStart"/>
      <w:r>
        <w:t>private</w:t>
      </w:r>
      <w:proofErr w:type="gramEnd"/>
      <w:r>
        <w:t xml:space="preserve">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A18E5" w:rsidRDefault="00AA18E5" w:rsidP="00DB1FE4">
      <w:r>
        <w:tab/>
      </w:r>
    </w:p>
    <w:p w:rsidR="00AA18E5" w:rsidRDefault="00AA18E5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onApplicationEvent</w:t>
      </w:r>
      <w:proofErr w:type="spellEnd"/>
      <w:r>
        <w:t>(</w:t>
      </w:r>
      <w:proofErr w:type="spellStart"/>
      <w:r>
        <w:t>PersonServiceEvent</w:t>
      </w:r>
      <w:proofErr w:type="spellEnd"/>
      <w:r>
        <w:t xml:space="preserve"> event) </w:t>
      </w:r>
    </w:p>
    <w:p w:rsidR="00AA18E5" w:rsidRDefault="00AA18E5" w:rsidP="00DB1FE4">
      <w:r>
        <w:t xml:space="preserve">    {</w:t>
      </w:r>
    </w:p>
    <w:p w:rsidR="00AA18E5" w:rsidRDefault="00AA18E5" w:rsidP="00DB1FE4">
      <w:r>
        <w:t xml:space="preserve">    </w:t>
      </w:r>
      <w:r>
        <w:tab/>
      </w:r>
      <w:proofErr w:type="spellStart"/>
      <w:r>
        <w:t>PersonServiceEvent</w:t>
      </w:r>
      <w:proofErr w:type="spellEnd"/>
      <w:r>
        <w:t xml:space="preserve"> </w:t>
      </w:r>
      <w:proofErr w:type="spellStart"/>
      <w:r>
        <w:t>personEvent</w:t>
      </w:r>
      <w:proofErr w:type="spellEnd"/>
      <w:r>
        <w:t xml:space="preserve"> = (</w:t>
      </w:r>
      <w:proofErr w:type="spellStart"/>
      <w:r>
        <w:t>PersonServiceEvent</w:t>
      </w:r>
      <w:proofErr w:type="spellEnd"/>
      <w:r>
        <w:t>) event;</w:t>
      </w:r>
    </w:p>
    <w:p w:rsidR="00AA18E5" w:rsidRDefault="00AA18E5" w:rsidP="00DB1FE4">
      <w:r>
        <w:t xml:space="preserve"> </w:t>
      </w:r>
    </w:p>
    <w:p w:rsidR="00AA18E5" w:rsidRDefault="00AA18E5" w:rsidP="00DB1FE4">
      <w:r>
        <w:t xml:space="preserve">        </w:t>
      </w:r>
      <w:proofErr w:type="gramStart"/>
      <w:r>
        <w:t>logger.info(</w:t>
      </w:r>
      <w:proofErr w:type="gramEnd"/>
      <w:r>
        <w:t xml:space="preserve">"Person " + </w:t>
      </w:r>
      <w:proofErr w:type="spellStart"/>
      <w:r>
        <w:t>event.getEventType</w:t>
      </w:r>
      <w:proofErr w:type="spellEnd"/>
      <w:r>
        <w:t xml:space="preserve">() + " with details : " + </w:t>
      </w:r>
      <w:proofErr w:type="spellStart"/>
      <w:r>
        <w:t>event.getEventPerson</w:t>
      </w:r>
      <w:proofErr w:type="spellEnd"/>
      <w:r>
        <w:t>());</w:t>
      </w:r>
    </w:p>
    <w:p w:rsidR="00AA18E5" w:rsidDel="00CD70EF" w:rsidRDefault="00AA18E5" w:rsidP="00DB1FE4">
      <w:pPr>
        <w:rPr>
          <w:del w:id="358" w:author="Caree2" w:date="2017-04-30T08:05:00Z"/>
        </w:rPr>
      </w:pPr>
      <w:del w:id="359" w:author="Caree2" w:date="2017-04-30T08:05:00Z">
        <w:r w:rsidDel="00CD70EF">
          <w:delText xml:space="preserve">        System.out.println("Person " + event.getEventType() + " with details : " + event.getEventPerson());</w:delText>
        </w:r>
      </w:del>
    </w:p>
    <w:p w:rsidR="00AA18E5" w:rsidRDefault="00AA18E5" w:rsidP="00DB1FE4">
      <w:bookmarkStart w:id="360" w:name="_GoBack"/>
      <w:bookmarkEnd w:id="360"/>
      <w:r>
        <w:t xml:space="preserve">    }</w:t>
      </w:r>
    </w:p>
    <w:p w:rsidR="00AA18E5" w:rsidRDefault="00AA18E5" w:rsidP="00DB1FE4">
      <w:r>
        <w:t>}</w:t>
      </w:r>
    </w:p>
    <w:p w:rsidR="008D3D62" w:rsidRDefault="008D3D6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D3D62" w:rsidRDefault="008D3D62" w:rsidP="00195EC0">
      <w:pPr>
        <w:pStyle w:val="StyleHeading114ptBoldUnderlineLeft"/>
      </w:pPr>
    </w:p>
    <w:p w:rsidR="009651F8" w:rsidRDefault="009651F8" w:rsidP="00195EC0">
      <w:pPr>
        <w:pStyle w:val="StyleHeading114ptBoldUnderlineLeft"/>
      </w:pPr>
    </w:p>
    <w:p w:rsidR="00AD37B7" w:rsidRDefault="00AD37B7" w:rsidP="00AD37B7">
      <w:pPr>
        <w:pStyle w:val="StyleHeading114ptBoldUnderlineLeft"/>
      </w:pPr>
      <w:bookmarkStart w:id="361" w:name="_Toc476586581"/>
      <w:r w:rsidRPr="00EA03DE">
        <w:t>1.</w:t>
      </w:r>
      <w:r>
        <w:t>35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361"/>
      <w:proofErr w:type="gramEnd"/>
    </w:p>
    <w:p w:rsidR="00195EC0" w:rsidRDefault="00195EC0" w:rsidP="001409E7"/>
    <w:p w:rsidR="00AD37B7" w:rsidRDefault="00AD37B7" w:rsidP="001409E7"/>
    <w:p w:rsidR="00AD37B7" w:rsidRDefault="00AD37B7" w:rsidP="001409E7"/>
    <w:p w:rsidR="00AD37B7" w:rsidRPr="00AD37B7" w:rsidRDefault="00AD37B7">
      <w:proofErr w:type="gramStart"/>
      <w:r w:rsidRPr="00AD37B7">
        <w:t>package</w:t>
      </w:r>
      <w:proofErr w:type="gramEnd"/>
      <w:r w:rsidRPr="00AD37B7">
        <w:t xml:space="preserve"> </w:t>
      </w:r>
      <w:proofErr w:type="spellStart"/>
      <w:r w:rsidRPr="00AD37B7">
        <w:t>com.rollingstone.service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com.rollingstone.dao.jpa.PersonRepository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com.rollingstone.domain.Person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org.slf4j.Logger;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org.slf4j.LoggerFactory;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org.springframework.beans.factory.annotation.Autowired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org.springframework.boot.actuate.metrics.CounterService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org.springframework.boot.actuate.metrics.GaugeService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org.springframework.data.domain.Page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org.springframework.data.domain.PageRequest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org.springframework.stereotype.Service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/>
    <w:p w:rsidR="00AD37B7" w:rsidRPr="00AD37B7" w:rsidRDefault="00AD37B7">
      <w:r w:rsidRPr="00AD37B7">
        <w:t>@Service</w:t>
      </w:r>
    </w:p>
    <w:p w:rsidR="00AD37B7" w:rsidRPr="00AD37B7" w:rsidRDefault="00AD37B7">
      <w:proofErr w:type="gramStart"/>
      <w:r w:rsidRPr="00AD37B7">
        <w:t>public</w:t>
      </w:r>
      <w:proofErr w:type="gramEnd"/>
      <w:r w:rsidRPr="00AD37B7">
        <w:t xml:space="preserve"> class </w:t>
      </w:r>
      <w:proofErr w:type="spellStart"/>
      <w:r w:rsidRPr="00AD37B7">
        <w:t>PersonService</w:t>
      </w:r>
      <w:proofErr w:type="spellEnd"/>
      <w:r w:rsidRPr="00AD37B7">
        <w:t xml:space="preserve"> {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private</w:t>
      </w:r>
      <w:proofErr w:type="gramEnd"/>
      <w:r w:rsidRPr="00AD37B7">
        <w:t xml:space="preserve"> static final Logger log = </w:t>
      </w:r>
      <w:proofErr w:type="spellStart"/>
      <w:r w:rsidRPr="00AD37B7">
        <w:t>LoggerFactory.getLogger</w:t>
      </w:r>
      <w:proofErr w:type="spellEnd"/>
      <w:r w:rsidRPr="00AD37B7">
        <w:t>(</w:t>
      </w:r>
      <w:proofErr w:type="spellStart"/>
      <w:r w:rsidRPr="00AD37B7">
        <w:t>PersonService.class</w:t>
      </w:r>
      <w:proofErr w:type="spellEnd"/>
      <w:r w:rsidRPr="00AD37B7">
        <w:t>);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gramStart"/>
      <w:r w:rsidRPr="00AD37B7">
        <w:t>private</w:t>
      </w:r>
      <w:proofErr w:type="gramEnd"/>
      <w:r w:rsidRPr="00AD37B7">
        <w:t xml:space="preserve"> </w:t>
      </w:r>
      <w:proofErr w:type="spellStart"/>
      <w:r w:rsidRPr="00AD37B7">
        <w:t>PersonRepository</w:t>
      </w:r>
      <w:proofErr w:type="spellEnd"/>
      <w:r w:rsidRPr="00AD37B7">
        <w:t xml:space="preserve"> </w:t>
      </w:r>
      <w:proofErr w:type="spellStart"/>
      <w:r w:rsidRPr="00AD37B7">
        <w:t>personRepository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CounterService</w:t>
      </w:r>
      <w:proofErr w:type="spellEnd"/>
      <w:r w:rsidRPr="00AD37B7">
        <w:t xml:space="preserve"> </w:t>
      </w:r>
      <w:proofErr w:type="spellStart"/>
      <w:proofErr w:type="gramStart"/>
      <w:r w:rsidRPr="00AD37B7">
        <w:t>counterService</w:t>
      </w:r>
      <w:proofErr w:type="spellEnd"/>
      <w:proofErr w:type="gram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GaugeService</w:t>
      </w:r>
      <w:proofErr w:type="spellEnd"/>
      <w:r w:rsidRPr="00AD37B7">
        <w:t xml:space="preserve"> </w:t>
      </w:r>
      <w:proofErr w:type="spellStart"/>
      <w:r w:rsidRPr="00AD37B7">
        <w:t>gaugeService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</w:t>
      </w:r>
      <w:proofErr w:type="spellStart"/>
      <w:r w:rsidRPr="00AD37B7">
        <w:t>PersonService</w:t>
      </w:r>
      <w:proofErr w:type="spellEnd"/>
      <w:r w:rsidRPr="00AD37B7">
        <w:t>() {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Person </w:t>
      </w:r>
      <w:proofErr w:type="spellStart"/>
      <w:r w:rsidRPr="00AD37B7">
        <w:t>createPerson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personRepository.save</w:t>
      </w:r>
      <w:proofErr w:type="spellEnd"/>
      <w:r w:rsidRPr="00AD37B7">
        <w:t>(person);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Person </w:t>
      </w:r>
      <w:proofErr w:type="spellStart"/>
      <w:r w:rsidRPr="00AD37B7">
        <w:t>getPerson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personRepository.findOne</w:t>
      </w:r>
      <w:proofErr w:type="spellEnd"/>
      <w:r w:rsidRPr="00AD37B7">
        <w:t>(id);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void </w:t>
      </w:r>
      <w:proofErr w:type="spellStart"/>
      <w:r w:rsidRPr="00AD37B7">
        <w:t>updatePerson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proofErr w:type="gramStart"/>
      <w:r w:rsidRPr="00AD37B7">
        <w:t>personRepository.save</w:t>
      </w:r>
      <w:proofErr w:type="spellEnd"/>
      <w:r w:rsidRPr="00AD37B7">
        <w:t>(</w:t>
      </w:r>
      <w:proofErr w:type="gramEnd"/>
      <w:r w:rsidRPr="00AD37B7">
        <w:t>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void </w:t>
      </w:r>
      <w:proofErr w:type="spellStart"/>
      <w:r w:rsidRPr="00AD37B7">
        <w:t>deletePerson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proofErr w:type="gramStart"/>
      <w:r w:rsidRPr="00AD37B7">
        <w:t>personRepository.delete</w:t>
      </w:r>
      <w:proofErr w:type="spellEnd"/>
      <w:r w:rsidRPr="00AD37B7">
        <w:t>(</w:t>
      </w:r>
      <w:proofErr w:type="gramEnd"/>
      <w:r w:rsidRPr="00AD37B7">
        <w:t>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Page&lt;Person&gt; </w:t>
      </w:r>
      <w:proofErr w:type="spellStart"/>
      <w:r w:rsidRPr="00AD37B7">
        <w:t>getAllPersons</w:t>
      </w:r>
      <w:proofErr w:type="spellEnd"/>
      <w:r w:rsidRPr="00AD37B7">
        <w:t>(Integer page, Integer size) {</w:t>
      </w:r>
    </w:p>
    <w:p w:rsidR="00AD37B7" w:rsidRPr="00AD37B7" w:rsidRDefault="00AD37B7">
      <w:r w:rsidRPr="00AD37B7">
        <w:t xml:space="preserve">        Page </w:t>
      </w:r>
      <w:proofErr w:type="spellStart"/>
      <w:r w:rsidRPr="00AD37B7">
        <w:t>pageOfPersons</w:t>
      </w:r>
      <w:proofErr w:type="spellEnd"/>
      <w:r w:rsidRPr="00AD37B7">
        <w:t xml:space="preserve"> = </w:t>
      </w:r>
      <w:proofErr w:type="spellStart"/>
      <w:proofErr w:type="gramStart"/>
      <w:r w:rsidRPr="00AD37B7">
        <w:t>personRepository.findAll</w:t>
      </w:r>
      <w:proofErr w:type="spellEnd"/>
      <w:r w:rsidRPr="00AD37B7">
        <w:t>(</w:t>
      </w:r>
      <w:proofErr w:type="gramEnd"/>
      <w:r w:rsidRPr="00AD37B7">
        <w:t xml:space="preserve">new </w:t>
      </w:r>
      <w:proofErr w:type="spellStart"/>
      <w:r w:rsidRPr="00AD37B7">
        <w:t>PageRequest</w:t>
      </w:r>
      <w:proofErr w:type="spellEnd"/>
      <w:r w:rsidRPr="00AD37B7">
        <w:t>(page, size));</w:t>
      </w:r>
    </w:p>
    <w:p w:rsidR="00AD37B7" w:rsidRPr="00AD37B7" w:rsidRDefault="00AD37B7">
      <w:r w:rsidRPr="00AD37B7">
        <w:t xml:space="preserve">        // example of adding to the /metrics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if</w:t>
      </w:r>
      <w:proofErr w:type="gramEnd"/>
      <w:r w:rsidRPr="00AD37B7">
        <w:t xml:space="preserve"> (size &gt; 50) {</w:t>
      </w:r>
    </w:p>
    <w:p w:rsidR="00AD37B7" w:rsidRPr="00AD37B7" w:rsidRDefault="00AD37B7">
      <w:r w:rsidRPr="00AD37B7">
        <w:t xml:space="preserve">            </w:t>
      </w:r>
      <w:proofErr w:type="gramStart"/>
      <w:r w:rsidRPr="00AD37B7">
        <w:t>counterService.increment(</w:t>
      </w:r>
      <w:proofErr w:type="gramEnd"/>
      <w:r w:rsidRPr="00AD37B7">
        <w:t>"com.rollingstone.PersonService.getAll.largePayload");</w:t>
      </w:r>
    </w:p>
    <w:p w:rsidR="00AD37B7" w:rsidRPr="00AD37B7" w:rsidRDefault="00AD37B7">
      <w:r w:rsidRPr="00AD37B7">
        <w:t xml:space="preserve">        }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pageOfPersons</w:t>
      </w:r>
      <w:proofErr w:type="spellEnd"/>
      <w:r w:rsidRPr="00AD37B7">
        <w:t>;</w:t>
      </w:r>
    </w:p>
    <w:p w:rsidR="00AD37B7" w:rsidRPr="00AD37B7" w:rsidRDefault="00AD37B7">
      <w:r w:rsidRPr="00AD37B7">
        <w:t xml:space="preserve">    }</w:t>
      </w:r>
    </w:p>
    <w:p w:rsidR="0057222C" w:rsidRDefault="00AD37B7" w:rsidP="00DB1FE4">
      <w:r w:rsidRPr="00AD37B7">
        <w:t>}</w:t>
      </w:r>
    </w:p>
    <w:p w:rsidR="00AD37B7" w:rsidRDefault="00AD37B7">
      <w:r>
        <w:br w:type="page"/>
      </w:r>
    </w:p>
    <w:p w:rsidR="00AD37B7" w:rsidRDefault="00AD37B7" w:rsidP="00AD37B7">
      <w:pPr>
        <w:pStyle w:val="StyleHeading114ptBoldUnderlineLeft"/>
      </w:pPr>
      <w:bookmarkStart w:id="362" w:name="_Toc476586582"/>
      <w:r w:rsidRPr="00EA03DE">
        <w:lastRenderedPageBreak/>
        <w:t>1.</w:t>
      </w:r>
      <w:r>
        <w:t>36</w:t>
      </w:r>
      <w:r w:rsidRPr="00EA03DE">
        <w:t xml:space="preserve"> </w:t>
      </w:r>
      <w:r>
        <w:t xml:space="preserve">–Create </w:t>
      </w:r>
      <w:proofErr w:type="spellStart"/>
      <w:proofErr w:type="gramStart"/>
      <w:r>
        <w:t>AbstractRestHandler</w:t>
      </w:r>
      <w:proofErr w:type="spellEnd"/>
      <w:r>
        <w:t xml:space="preserve">  class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r>
        <w:t>rest.api</w:t>
      </w:r>
      <w:proofErr w:type="spellEnd"/>
      <w:r>
        <w:t xml:space="preserve">  package</w:t>
      </w:r>
      <w:bookmarkEnd w:id="362"/>
    </w:p>
    <w:p w:rsidR="00AD37B7" w:rsidRDefault="00AD37B7"/>
    <w:p w:rsidR="00AD37B7" w:rsidRDefault="00AD37B7"/>
    <w:p w:rsidR="00AD37B7" w:rsidRDefault="00AD37B7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com.rollingstone.api.rest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org.slf4j.Logger;</w:t>
      </w:r>
    </w:p>
    <w:p w:rsidR="00AD37B7" w:rsidRDefault="00AD37B7">
      <w:proofErr w:type="gramStart"/>
      <w:r>
        <w:t>import</w:t>
      </w:r>
      <w:proofErr w:type="gramEnd"/>
      <w:r>
        <w:t xml:space="preserve"> org.slf4j.LoggerFactory;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org.springframework.boot.actuate.metrics.CounterService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org.springframework.context.ApplicationEventPublisher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org.springframework.context.ApplicationEventPublisherAware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org.springframework.web.bind.annotation.ExceptionHandler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org.springframework.web.bind.annotation.ResponseBody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org.springframework.web.context.request.WebRequest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com.rollingstone.domain.RESTAPIErrorInfo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com.rollingstone.exception.HTTP400Exception;</w:t>
      </w:r>
    </w:p>
    <w:p w:rsidR="00AD37B7" w:rsidRDefault="00AD37B7">
      <w:proofErr w:type="gramStart"/>
      <w:r>
        <w:t>import</w:t>
      </w:r>
      <w:proofErr w:type="gramEnd"/>
      <w:r>
        <w:t xml:space="preserve"> com.rollingstone.exception.HTTP404Exception;</w:t>
      </w:r>
    </w:p>
    <w:p w:rsidR="00AD37B7" w:rsidRDefault="00AD37B7"/>
    <w:p w:rsidR="00AD37B7" w:rsidRDefault="00AD37B7"/>
    <w:p w:rsidR="00AD37B7" w:rsidRDefault="00AD37B7">
      <w:r>
        <w:t>/**</w:t>
      </w:r>
    </w:p>
    <w:p w:rsidR="00AD37B7" w:rsidRDefault="00AD37B7">
      <w:r>
        <w:t xml:space="preserve"> * This class is used as a super class to be extended by all REST </w:t>
      </w:r>
      <w:proofErr w:type="gramStart"/>
      <w:r>
        <w:t>API  "</w:t>
      </w:r>
      <w:proofErr w:type="gramEnd"/>
      <w:r>
        <w:t xml:space="preserve">controllers". </w:t>
      </w:r>
    </w:p>
    <w:p w:rsidR="00AD37B7" w:rsidRDefault="00AD37B7">
      <w:r>
        <w:t xml:space="preserve"> */</w:t>
      </w:r>
    </w:p>
    <w:p w:rsidR="00AD37B7" w:rsidRDefault="00AD37B7">
      <w:proofErr w:type="gramStart"/>
      <w:r>
        <w:t>public</w:t>
      </w:r>
      <w:proofErr w:type="gramEnd"/>
      <w:r>
        <w:t xml:space="preserve"> abstract class </w:t>
      </w:r>
      <w:proofErr w:type="spellStart"/>
      <w:r>
        <w:t>AbstractRestHandler</w:t>
      </w:r>
      <w:proofErr w:type="spellEnd"/>
      <w:r>
        <w:t xml:space="preserve"> implements </w:t>
      </w:r>
      <w:proofErr w:type="spellStart"/>
      <w:r>
        <w:t>ApplicationEventPublisherAware</w:t>
      </w:r>
      <w:proofErr w:type="spellEnd"/>
      <w:r>
        <w:t xml:space="preserve"> {</w:t>
      </w:r>
    </w:p>
    <w:p w:rsidR="00AD37B7" w:rsidRDefault="00AD37B7"/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eventPublisher</w:t>
      </w:r>
      <w:proofErr w:type="spellEnd"/>
      <w:r>
        <w:t>;</w:t>
      </w:r>
    </w:p>
    <w:p w:rsidR="00AD37B7" w:rsidRDefault="00AD37B7"/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static final String  DEFAULT_PAGE_SIZE = "100";</w:t>
      </w:r>
    </w:p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static final String DEFAULT_PAGE_NUM = "0";</w:t>
      </w:r>
    </w:p>
    <w:p w:rsidR="00AD37B7" w:rsidRDefault="00AD37B7"/>
    <w:p w:rsidR="00AD37B7" w:rsidRDefault="00AD37B7">
      <w:r>
        <w:t xml:space="preserve">    @</w:t>
      </w:r>
      <w:proofErr w:type="spellStart"/>
      <w:r>
        <w:t>Autowired</w:t>
      </w:r>
      <w:proofErr w:type="spellEnd"/>
    </w:p>
    <w:p w:rsidR="00AD37B7" w:rsidRDefault="00AD37B7">
      <w:r>
        <w:t xml:space="preserve">    </w:t>
      </w:r>
      <w:proofErr w:type="spellStart"/>
      <w:r>
        <w:t>CounterService</w:t>
      </w:r>
      <w:proofErr w:type="spellEnd"/>
      <w:r>
        <w:t xml:space="preserve"> </w:t>
      </w:r>
      <w:proofErr w:type="spellStart"/>
      <w:proofErr w:type="gramStart"/>
      <w:r>
        <w:t>counterService</w:t>
      </w:r>
      <w:proofErr w:type="spellEnd"/>
      <w:proofErr w:type="gramEnd"/>
      <w:r>
        <w:t>;</w:t>
      </w:r>
    </w:p>
    <w:p w:rsidR="00AD37B7" w:rsidRDefault="00AD37B7">
      <w:r>
        <w:t xml:space="preserve">    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HttpStatus.BAD_REQUEST</w:t>
      </w:r>
      <w:proofErr w:type="spellEnd"/>
      <w:r>
        <w:t>)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ExceptionHandler</w:t>
      </w:r>
      <w:proofErr w:type="spellEnd"/>
      <w:r>
        <w:t>(</w:t>
      </w:r>
      <w:proofErr w:type="gramEnd"/>
      <w:r>
        <w:t>HTTP400Exception.class)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proofErr w:type="gramStart"/>
      <w:r>
        <w:t>handleDataStoreException</w:t>
      </w:r>
      <w:proofErr w:type="spellEnd"/>
      <w:r>
        <w:t>(</w:t>
      </w:r>
      <w:proofErr w:type="gramEnd"/>
      <w:r>
        <w:t xml:space="preserve">HTTP400Exception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lastRenderedPageBreak/>
        <w:t xml:space="preserve">        </w:t>
      </w:r>
      <w:proofErr w:type="gramStart"/>
      <w:r>
        <w:t>log.info(</w:t>
      </w:r>
      <w:proofErr w:type="gramEnd"/>
      <w:r>
        <w:t xml:space="preserve">"Converting Data Store exception to </w:t>
      </w:r>
      <w:proofErr w:type="spellStart"/>
      <w:r>
        <w:t>RestResponse</w:t>
      </w:r>
      <w:proofErr w:type="spellEnd"/>
      <w:r>
        <w:t xml:space="preserve"> : 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"com.rollingstone.http.400.count");</w:t>
      </w:r>
    </w:p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RESTAPIErrorInfo</w:t>
      </w:r>
      <w:proofErr w:type="spellEnd"/>
      <w:r>
        <w:t>(ex, "You messed up.");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HttpStatus.NOT_FOUND</w:t>
      </w:r>
      <w:proofErr w:type="spellEnd"/>
      <w:r>
        <w:t>)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ExceptionHandler</w:t>
      </w:r>
      <w:proofErr w:type="spellEnd"/>
      <w:r>
        <w:t>(</w:t>
      </w:r>
      <w:proofErr w:type="gramEnd"/>
      <w:r>
        <w:t>HTTP404Exception.class)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proofErr w:type="gramStart"/>
      <w:r>
        <w:t>handleResourceNotFoundException</w:t>
      </w:r>
      <w:proofErr w:type="spellEnd"/>
      <w:r>
        <w:t>(</w:t>
      </w:r>
      <w:proofErr w:type="gramEnd"/>
      <w:r>
        <w:t xml:space="preserve">HTTP404Exception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t xml:space="preserve">        </w:t>
      </w:r>
      <w:proofErr w:type="gramStart"/>
      <w:r>
        <w:t>log.info(</w:t>
      </w:r>
      <w:proofErr w:type="gramEnd"/>
      <w:r>
        <w:t>"</w:t>
      </w:r>
      <w:proofErr w:type="spellStart"/>
      <w:r>
        <w:t>ResourceNotFoundException</w:t>
      </w:r>
      <w:proofErr w:type="spellEnd"/>
      <w:r>
        <w:t xml:space="preserve"> handler:"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"com.rollingstone.http.404.count");</w:t>
      </w:r>
    </w:p>
    <w:p w:rsidR="00AD37B7" w:rsidRDefault="00AD37B7"/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RESTAPIErrorInfo</w:t>
      </w:r>
      <w:proofErr w:type="spellEnd"/>
      <w:r>
        <w:t>(ex, "Sorry I couldn't find it.");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@Override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setApplicationEventPublisher</w:t>
      </w:r>
      <w:proofErr w:type="spellEnd"/>
      <w:r>
        <w:t>(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applicationEventPublisher</w:t>
      </w:r>
      <w:proofErr w:type="spellEnd"/>
      <w:r>
        <w:t>) {</w:t>
      </w:r>
    </w:p>
    <w:p w:rsidR="00AD37B7" w:rsidRDefault="00AD37B7">
      <w:r>
        <w:t xml:space="preserve">        </w:t>
      </w:r>
      <w:proofErr w:type="spellStart"/>
      <w:r>
        <w:t>this.eventPublisher</w:t>
      </w:r>
      <w:proofErr w:type="spellEnd"/>
      <w:r>
        <w:t xml:space="preserve"> = </w:t>
      </w:r>
      <w:proofErr w:type="spellStart"/>
      <w:r>
        <w:t>applicationEventPublisher</w:t>
      </w:r>
      <w:proofErr w:type="spellEnd"/>
      <w:r>
        <w:t>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</w:t>
      </w:r>
      <w:proofErr w:type="gramStart"/>
      <w:r>
        <w:t>public</w:t>
      </w:r>
      <w:proofErr w:type="gramEnd"/>
      <w:r>
        <w:t xml:space="preserve"> static &lt;T&gt; T </w:t>
      </w:r>
      <w:proofErr w:type="spellStart"/>
      <w:r>
        <w:t>checkResourceFound</w:t>
      </w:r>
      <w:proofErr w:type="spellEnd"/>
      <w:r>
        <w:t>(final T resource) {</w:t>
      </w:r>
    </w:p>
    <w:p w:rsidR="00AD37B7" w:rsidRDefault="00AD37B7">
      <w:r>
        <w:t xml:space="preserve">        </w:t>
      </w:r>
      <w:proofErr w:type="gramStart"/>
      <w:r>
        <w:t>if</w:t>
      </w:r>
      <w:proofErr w:type="gramEnd"/>
      <w:r>
        <w:t xml:space="preserve"> (resource == null) {</w:t>
      </w:r>
    </w:p>
    <w:p w:rsidR="00AD37B7" w:rsidRDefault="00AD37B7">
      <w:r>
        <w:t xml:space="preserve">            </w:t>
      </w:r>
      <w:proofErr w:type="gramStart"/>
      <w:r>
        <w:t>throw</w:t>
      </w:r>
      <w:proofErr w:type="gramEnd"/>
      <w:r>
        <w:t xml:space="preserve"> new HTTP404Exception("resource not found");</w:t>
      </w:r>
    </w:p>
    <w:p w:rsidR="00AD37B7" w:rsidRDefault="00AD37B7">
      <w:r>
        <w:t xml:space="preserve">        }</w:t>
      </w:r>
    </w:p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resource;</w:t>
      </w:r>
    </w:p>
    <w:p w:rsidR="00AD37B7" w:rsidRDefault="00AD37B7">
      <w:r>
        <w:t xml:space="preserve">    }</w:t>
      </w:r>
    </w:p>
    <w:p w:rsidR="00AD37B7" w:rsidRDefault="00AD37B7"/>
    <w:p w:rsidR="006D003C" w:rsidRDefault="00AD37B7">
      <w:pPr>
        <w:rPr>
          <w:rFonts w:ascii="Times New Roman" w:hAnsi="Times New Roman"/>
          <w:color w:val="000000"/>
          <w:sz w:val="28"/>
          <w:szCs w:val="20"/>
        </w:rPr>
      </w:pPr>
      <w:r>
        <w:t>}</w:t>
      </w:r>
      <w:r w:rsidR="006D003C">
        <w:br w:type="page"/>
      </w:r>
    </w:p>
    <w:p w:rsidR="002310DA" w:rsidRDefault="002310DA" w:rsidP="006D003C">
      <w:pPr>
        <w:pStyle w:val="StyleHeading114ptBoldUnderlineLeft"/>
      </w:pPr>
    </w:p>
    <w:p w:rsidR="006D003C" w:rsidRDefault="006D003C" w:rsidP="006D003C">
      <w:pPr>
        <w:pStyle w:val="StyleHeading114ptBoldUnderlineLeft"/>
      </w:pPr>
      <w:bookmarkStart w:id="363" w:name="_Toc476586583"/>
      <w:r w:rsidRPr="00EA03DE">
        <w:t>1.</w:t>
      </w:r>
      <w:r w:rsidR="002310DA">
        <w:t>37</w:t>
      </w:r>
      <w:r w:rsidRPr="00EA03DE">
        <w:t xml:space="preserve"> </w:t>
      </w:r>
      <w:r>
        <w:t xml:space="preserve">–Add </w:t>
      </w:r>
      <w:proofErr w:type="spellStart"/>
      <w:r w:rsidR="002310DA">
        <w:t>P</w:t>
      </w:r>
      <w:r w:rsidR="0082386D">
        <w:t>e</w:t>
      </w:r>
      <w:r w:rsidR="002310DA">
        <w:t>rsonController</w:t>
      </w:r>
      <w:proofErr w:type="spellEnd"/>
      <w:r w:rsidR="002310DA">
        <w:t xml:space="preserve"> in the </w:t>
      </w:r>
      <w:proofErr w:type="spellStart"/>
      <w:r w:rsidR="002310DA">
        <w:t>rest.api</w:t>
      </w:r>
      <w:proofErr w:type="spellEnd"/>
      <w:r w:rsidR="002310DA">
        <w:t xml:space="preserve"> package</w:t>
      </w:r>
      <w:bookmarkEnd w:id="363"/>
    </w:p>
    <w:p w:rsidR="002310DA" w:rsidRDefault="002310DA" w:rsidP="006D003C">
      <w:pPr>
        <w:pStyle w:val="StyleHeading114ptBoldUnderlineLeft"/>
      </w:pPr>
    </w:p>
    <w:p w:rsidR="002310DA" w:rsidRDefault="002310DA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com.rollingstone.api.rest</w:t>
      </w:r>
      <w:proofErr w:type="spellEnd"/>
      <w:r>
        <w:t>;</w:t>
      </w:r>
    </w:p>
    <w:p w:rsidR="002310DA" w:rsidRDefault="002310DA" w:rsidP="00DB1FE4"/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2310DA" w:rsidRDefault="002310DA" w:rsidP="00DB1FE4"/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org.springframework.web.bind.annotation.PathVariable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org.springframework.web.bind.annotation.RequestBody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org.springframework.web.bind.annotation.RequestMapping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org.springframework.web.bind.annotation.RequestMethod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org.springframework.web.bind.annotation.RequestParam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org.springframework.web.bind.annotation.ResponseBody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2310DA" w:rsidRDefault="002310DA" w:rsidP="00DB1FE4"/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com.rollingstone.exception.HTTP404Exception;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com.rollingstone.service.PersonService</w:t>
      </w:r>
      <w:proofErr w:type="spellEnd"/>
      <w:r>
        <w:t>;</w:t>
      </w:r>
    </w:p>
    <w:p w:rsidR="002310DA" w:rsidRDefault="002310DA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com.rollingstone.service.PersonServiceEvent</w:t>
      </w:r>
      <w:proofErr w:type="spellEnd"/>
      <w:r>
        <w:t>;</w:t>
      </w:r>
    </w:p>
    <w:p w:rsidR="002310DA" w:rsidRDefault="002310DA" w:rsidP="00DB1FE4"/>
    <w:p w:rsidR="002310DA" w:rsidRDefault="002310DA" w:rsidP="00DB1FE4"/>
    <w:p w:rsidR="002310DA" w:rsidRDefault="002310DA" w:rsidP="00DB1FE4">
      <w:r>
        <w:t>@</w:t>
      </w:r>
      <w:proofErr w:type="spellStart"/>
      <w:r>
        <w:t>RestController</w:t>
      </w:r>
      <w:proofErr w:type="spellEnd"/>
    </w:p>
    <w:p w:rsidR="002310DA" w:rsidRDefault="002310DA" w:rsidP="00DB1FE4"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</w:t>
      </w:r>
      <w:proofErr w:type="spellStart"/>
      <w:r>
        <w:t>rsmortgage-personservice</w:t>
      </w:r>
      <w:proofErr w:type="spellEnd"/>
      <w:r>
        <w:t>/v1/person")</w:t>
      </w:r>
    </w:p>
    <w:p w:rsidR="002310DA" w:rsidRDefault="002310DA" w:rsidP="00DB1FE4">
      <w:proofErr w:type="gramStart"/>
      <w:r>
        <w:t>public</w:t>
      </w:r>
      <w:proofErr w:type="gramEnd"/>
      <w:r>
        <w:t xml:space="preserve"> class </w:t>
      </w:r>
      <w:proofErr w:type="spellStart"/>
      <w:r>
        <w:t>PersonController</w:t>
      </w:r>
      <w:proofErr w:type="spellEnd"/>
      <w:r>
        <w:t xml:space="preserve"> extends </w:t>
      </w:r>
      <w:proofErr w:type="spellStart"/>
      <w:r>
        <w:t>AbstractRestHandler</w:t>
      </w:r>
      <w:proofErr w:type="spellEnd"/>
      <w:r>
        <w:t xml:space="preserve"> {</w:t>
      </w:r>
    </w:p>
    <w:p w:rsidR="002310DA" w:rsidRDefault="002310DA" w:rsidP="00DB1FE4"/>
    <w:p w:rsidR="002310DA" w:rsidRDefault="002310DA" w:rsidP="00DB1FE4">
      <w:r>
        <w:t xml:space="preserve">    @</w:t>
      </w:r>
      <w:proofErr w:type="spellStart"/>
      <w:r>
        <w:t>Autowired</w:t>
      </w:r>
      <w:proofErr w:type="spellEnd"/>
    </w:p>
    <w:p w:rsidR="002310DA" w:rsidRDefault="002310DA" w:rsidP="00DB1FE4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PersonService</w:t>
      </w:r>
      <w:proofErr w:type="spellEnd"/>
      <w:r>
        <w:t xml:space="preserve"> </w:t>
      </w:r>
      <w:proofErr w:type="spellStart"/>
      <w:r>
        <w:t>personService</w:t>
      </w:r>
      <w:proofErr w:type="spellEnd"/>
      <w:r>
        <w:t>;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RequestMethod.POST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HttpStatus.CREATED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createPerson</w:t>
      </w:r>
      <w:proofErr w:type="spellEnd"/>
      <w:r>
        <w:t>(@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Person </w:t>
      </w:r>
      <w:proofErr w:type="spellStart"/>
      <w:r>
        <w:t>createdPerson</w:t>
      </w:r>
      <w:proofErr w:type="spellEnd"/>
      <w:r>
        <w:t xml:space="preserve"> = </w:t>
      </w:r>
      <w:proofErr w:type="spellStart"/>
      <w:proofErr w:type="gramStart"/>
      <w:r>
        <w:t>this.personService.createPerson</w:t>
      </w:r>
      <w:proofErr w:type="spellEnd"/>
      <w:r>
        <w:t>(</w:t>
      </w:r>
      <w:proofErr w:type="gramEnd"/>
      <w:r>
        <w:t>person);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eventPublisher.publishEvent</w:t>
      </w:r>
      <w:proofErr w:type="spellEnd"/>
      <w:r>
        <w:t>(</w:t>
      </w:r>
      <w:proofErr w:type="gramEnd"/>
      <w:r>
        <w:t xml:space="preserve">new </w:t>
      </w:r>
      <w:proofErr w:type="spellStart"/>
      <w:r>
        <w:t>PersonServiceEvent</w:t>
      </w:r>
      <w:proofErr w:type="spellEnd"/>
      <w:r>
        <w:t>(this,"</w:t>
      </w:r>
      <w:proofErr w:type="spellStart"/>
      <w:r>
        <w:t>PersonCreated</w:t>
      </w:r>
      <w:proofErr w:type="spellEnd"/>
      <w:r>
        <w:t>",</w:t>
      </w:r>
      <w:proofErr w:type="spellStart"/>
      <w:r>
        <w:t>createdPerson</w:t>
      </w:r>
      <w:proofErr w:type="spellEnd"/>
      <w:r>
        <w:t>));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response.setHeader</w:t>
      </w:r>
      <w:proofErr w:type="spellEnd"/>
      <w:r>
        <w:t>(</w:t>
      </w:r>
      <w:proofErr w:type="gramEnd"/>
      <w:r>
        <w:t>"Location", request.getRequestURL().append("/").append(createdPerson.getId()).toString());</w:t>
      </w:r>
    </w:p>
    <w:p w:rsidR="002310DA" w:rsidRDefault="002310DA" w:rsidP="00DB1FE4">
      <w:r>
        <w:lastRenderedPageBreak/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HttpStatus.OK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</w:p>
    <w:p w:rsidR="002310DA" w:rsidRDefault="002310DA" w:rsidP="00DB1FE4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DB1FE4">
      <w:r>
        <w:t xml:space="preserve">    Page&lt;Person&gt; </w:t>
      </w:r>
      <w:proofErr w:type="spellStart"/>
      <w:proofErr w:type="gramStart"/>
      <w:r>
        <w:t>getAllPerson</w:t>
      </w:r>
      <w:proofErr w:type="spellEnd"/>
      <w:r>
        <w:t>(</w:t>
      </w:r>
      <w:proofErr w:type="gramEnd"/>
      <w:r>
        <w:t>@</w:t>
      </w:r>
      <w:proofErr w:type="spellStart"/>
      <w:r>
        <w:t>RequestParam</w:t>
      </w:r>
      <w:proofErr w:type="spellEnd"/>
      <w:r>
        <w:t xml:space="preserve">(value = "page", required = true, </w:t>
      </w:r>
      <w:proofErr w:type="spellStart"/>
      <w:r>
        <w:t>defaultValue</w:t>
      </w:r>
      <w:proofErr w:type="spellEnd"/>
      <w:r>
        <w:t xml:space="preserve"> = DEFAULT_PAGE_NUM) Integer page,</w:t>
      </w:r>
    </w:p>
    <w:p w:rsidR="002310DA" w:rsidRDefault="002310DA" w:rsidP="00DB1FE4">
      <w:r>
        <w:t xml:space="preserve">                                      </w:t>
      </w:r>
      <w:proofErr w:type="gramStart"/>
      <w:r>
        <w:t>@</w:t>
      </w:r>
      <w:proofErr w:type="spellStart"/>
      <w:r>
        <w:t>RequestParam</w:t>
      </w:r>
      <w:proofErr w:type="spellEnd"/>
      <w:r>
        <w:t>(</w:t>
      </w:r>
      <w:proofErr w:type="gramEnd"/>
      <w:r>
        <w:t xml:space="preserve">value = "size", required = true, </w:t>
      </w:r>
      <w:proofErr w:type="spellStart"/>
      <w:r>
        <w:t>defaultValue</w:t>
      </w:r>
      <w:proofErr w:type="spellEnd"/>
      <w:r>
        <w:t xml:space="preserve"> = DEFAULT_PAGE_SIZE) Integer size,</w:t>
      </w:r>
    </w:p>
    <w:p w:rsidR="002310DA" w:rsidRDefault="002310DA" w:rsidP="00DB1FE4">
      <w:r>
        <w:t xml:space="preserve">     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this.personService.getAllPersons</w:t>
      </w:r>
      <w:proofErr w:type="spellEnd"/>
      <w:r>
        <w:t>(page, size);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HttpStatus.OK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</w:p>
    <w:p w:rsidR="002310DA" w:rsidRDefault="002310DA" w:rsidP="00DB1FE4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DB1FE4">
      <w:r>
        <w:t xml:space="preserve">    Person </w:t>
      </w:r>
      <w:proofErr w:type="spellStart"/>
      <w:proofErr w:type="gramStart"/>
      <w:r>
        <w:t>getPerson</w:t>
      </w:r>
      <w:proofErr w:type="spellEnd"/>
      <w:r>
        <w:t>(</w:t>
      </w:r>
      <w:proofErr w:type="gramEnd"/>
      <w:r>
        <w:t>@</w:t>
      </w:r>
      <w:proofErr w:type="spellStart"/>
      <w:r>
        <w:t>PathVariable</w:t>
      </w:r>
      <w:proofErr w:type="spellEnd"/>
      <w:r>
        <w:t>("id") Long id,</w:t>
      </w:r>
    </w:p>
    <w:p w:rsidR="002310DA" w:rsidRDefault="002310DA" w:rsidP="00DB1FE4">
      <w:r>
        <w:t xml:space="preserve">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Exception {</w:t>
      </w:r>
    </w:p>
    <w:p w:rsidR="002310DA" w:rsidRDefault="002310DA" w:rsidP="00DB1FE4">
      <w:r>
        <w:t xml:space="preserve">        Person </w:t>
      </w:r>
      <w:proofErr w:type="spellStart"/>
      <w:r>
        <w:t>person</w:t>
      </w:r>
      <w:proofErr w:type="spellEnd"/>
      <w:r>
        <w:t xml:space="preserve"> = </w:t>
      </w:r>
      <w:proofErr w:type="spellStart"/>
      <w:proofErr w:type="gramStart"/>
      <w:r>
        <w:t>this.personService.getPerson</w:t>
      </w:r>
      <w:proofErr w:type="spellEnd"/>
      <w:r>
        <w:t>(</w:t>
      </w:r>
      <w:proofErr w:type="gramEnd"/>
      <w:r>
        <w:t>id);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gramEnd"/>
      <w:r>
        <w:t>person);</w:t>
      </w:r>
    </w:p>
    <w:p w:rsidR="002310DA" w:rsidRDefault="002310DA" w:rsidP="00DB1FE4">
      <w:r>
        <w:t xml:space="preserve">        </w:t>
      </w:r>
      <w:proofErr w:type="gramStart"/>
      <w:r>
        <w:t>return</w:t>
      </w:r>
      <w:proofErr w:type="gramEnd"/>
      <w:r>
        <w:t xml:space="preserve"> person;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RequestMethod.PUT</w:t>
      </w:r>
      <w:proofErr w:type="spellEnd"/>
      <w:r>
        <w:t>,</w:t>
      </w:r>
    </w:p>
    <w:p w:rsidR="002310DA" w:rsidRDefault="002310DA" w:rsidP="00DB1FE4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2310DA" w:rsidRDefault="002310DA" w:rsidP="00DB1FE4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HttpStatus.NO_CONTENT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updatePerson</w:t>
      </w:r>
      <w:proofErr w:type="spellEnd"/>
      <w:r>
        <w:t>(@</w:t>
      </w:r>
      <w:proofErr w:type="spellStart"/>
      <w:r>
        <w:t>PathVariable</w:t>
      </w:r>
      <w:proofErr w:type="spellEnd"/>
      <w:r>
        <w:t>("id") Long id, 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spellStart"/>
      <w:proofErr w:type="gramEnd"/>
      <w:r>
        <w:t>this.personService.getPerson</w:t>
      </w:r>
      <w:proofErr w:type="spellEnd"/>
      <w:r>
        <w:t>(id));</w:t>
      </w:r>
    </w:p>
    <w:p w:rsidR="002310DA" w:rsidRDefault="002310DA" w:rsidP="00DB1FE4">
      <w:r>
        <w:t xml:space="preserve">        </w:t>
      </w:r>
      <w:proofErr w:type="gramStart"/>
      <w:r>
        <w:t>if</w:t>
      </w:r>
      <w:proofErr w:type="gramEnd"/>
      <w:r>
        <w:t xml:space="preserve"> (id != </w:t>
      </w:r>
      <w:proofErr w:type="spellStart"/>
      <w:r>
        <w:t>person.getId</w:t>
      </w:r>
      <w:proofErr w:type="spellEnd"/>
      <w:r>
        <w:t>()) throw new HTTP404Exception("ID doesn't match!");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this.personService.updatePerson</w:t>
      </w:r>
      <w:proofErr w:type="spellEnd"/>
      <w:r>
        <w:t>(</w:t>
      </w:r>
      <w:proofErr w:type="gramEnd"/>
      <w:r>
        <w:t>person);</w:t>
      </w:r>
    </w:p>
    <w:p w:rsidR="002310DA" w:rsidRDefault="002310DA" w:rsidP="00DB1FE4">
      <w:r>
        <w:t xml:space="preserve">    }</w:t>
      </w:r>
    </w:p>
    <w:p w:rsidR="002310DA" w:rsidRDefault="002310DA" w:rsidP="00DB1FE4"/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DB1FE4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RequestMethod.DELETE</w:t>
      </w:r>
      <w:proofErr w:type="spellEnd"/>
      <w:r>
        <w:t>,</w:t>
      </w:r>
    </w:p>
    <w:p w:rsidR="002310DA" w:rsidRDefault="002310DA" w:rsidP="00DB1FE4">
      <w:r>
        <w:lastRenderedPageBreak/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DB1FE4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HttpStatus.NO_CONTENT</w:t>
      </w:r>
      <w:proofErr w:type="spellEnd"/>
      <w:r>
        <w:t>)</w:t>
      </w:r>
    </w:p>
    <w:p w:rsidR="002310DA" w:rsidRDefault="002310DA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deletePerson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("id") Long id, </w:t>
      </w:r>
      <w:proofErr w:type="spellStart"/>
      <w:r>
        <w:t>HttpServletRequest</w:t>
      </w:r>
      <w:proofErr w:type="spellEnd"/>
      <w:r>
        <w:t xml:space="preserve"> request,</w:t>
      </w:r>
    </w:p>
    <w:p w:rsidR="002310DA" w:rsidRDefault="002310DA" w:rsidP="00DB1FE4">
      <w:r>
        <w:t xml:space="preserve">                                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spellStart"/>
      <w:proofErr w:type="gramEnd"/>
      <w:r>
        <w:t>this.personService.getPerson</w:t>
      </w:r>
      <w:proofErr w:type="spellEnd"/>
      <w:r>
        <w:t>(id));</w:t>
      </w:r>
    </w:p>
    <w:p w:rsidR="002310DA" w:rsidRDefault="002310DA" w:rsidP="00DB1FE4">
      <w:r>
        <w:t xml:space="preserve">        </w:t>
      </w:r>
      <w:proofErr w:type="spellStart"/>
      <w:proofErr w:type="gramStart"/>
      <w:r>
        <w:t>this.personService.deletePerson</w:t>
      </w:r>
      <w:proofErr w:type="spellEnd"/>
      <w:r>
        <w:t>(</w:t>
      </w:r>
      <w:proofErr w:type="gramEnd"/>
      <w:r>
        <w:t>id);</w:t>
      </w:r>
    </w:p>
    <w:p w:rsidR="002310DA" w:rsidRDefault="002310DA" w:rsidP="00DB1FE4">
      <w:r>
        <w:t xml:space="preserve">    }</w:t>
      </w:r>
    </w:p>
    <w:p w:rsidR="002310DA" w:rsidRDefault="002310DA" w:rsidP="00DB1FE4">
      <w:r>
        <w:t>}</w:t>
      </w:r>
    </w:p>
    <w:p w:rsidR="006D003C" w:rsidRDefault="006D003C" w:rsidP="00DB1FE4"/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364" w:name="_Toc476586584"/>
      <w:r w:rsidRPr="00EA03DE">
        <w:lastRenderedPageBreak/>
        <w:t>1.</w:t>
      </w:r>
      <w:r>
        <w:t>38</w:t>
      </w:r>
      <w:r w:rsidRPr="00EA03DE">
        <w:t xml:space="preserve"> </w:t>
      </w:r>
      <w:r>
        <w:t xml:space="preserve">–Add </w:t>
      </w:r>
      <w:proofErr w:type="spellStart"/>
      <w:r w:rsidR="00BE7A1E">
        <w:t>RestControllerAspect</w:t>
      </w:r>
      <w:proofErr w:type="spellEnd"/>
      <w:r w:rsidR="00BE7A1E">
        <w:t xml:space="preserve"> </w:t>
      </w:r>
      <w:r>
        <w:t xml:space="preserve">in the </w:t>
      </w:r>
      <w:proofErr w:type="spellStart"/>
      <w:r>
        <w:t>com.rollingstone</w:t>
      </w:r>
      <w:proofErr w:type="spellEnd"/>
      <w:r>
        <w:t xml:space="preserve"> package</w:t>
      </w:r>
      <w:bookmarkEnd w:id="364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</w:t>
      </w:r>
      <w:proofErr w:type="spellEnd"/>
      <w:r>
        <w:t>;</w:t>
      </w:r>
    </w:p>
    <w:p w:rsidR="0082386D" w:rsidRDefault="0082386D" w:rsidP="00DB1FE4"/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java.util.NoSuchElementException</w:t>
      </w:r>
      <w:proofErr w:type="spellEnd"/>
      <w:r>
        <w:t>;</w:t>
      </w:r>
    </w:p>
    <w:p w:rsidR="0082386D" w:rsidRDefault="0082386D" w:rsidP="00DB1FE4"/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org.aspectj.lang.JoinPoint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org.aspectj.lang.annotation.AfterReturning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org.aspectj.lang.annotation.AfterThrowing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org.aspectj.lang.annotation.Aspect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org.aspectj.lang.annotation.Before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org.slf4j.Logger;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org.slf4j.LoggerFactory;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org.springframework.boot.actuate.metrics.CounterService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82386D" w:rsidRDefault="0082386D" w:rsidP="00DB1FE4"/>
    <w:p w:rsidR="0082386D" w:rsidRDefault="0082386D" w:rsidP="00DB1FE4">
      <w:r>
        <w:t>@Aspect</w:t>
      </w:r>
    </w:p>
    <w:p w:rsidR="0082386D" w:rsidRDefault="0082386D" w:rsidP="00DB1FE4">
      <w:r>
        <w:t>@Component</w:t>
      </w:r>
    </w:p>
    <w:p w:rsidR="0082386D" w:rsidRDefault="0082386D" w:rsidP="00DB1FE4">
      <w:proofErr w:type="gramStart"/>
      <w:r>
        <w:t>public</w:t>
      </w:r>
      <w:proofErr w:type="gramEnd"/>
      <w:r>
        <w:t xml:space="preserve"> class </w:t>
      </w:r>
      <w:proofErr w:type="spellStart"/>
      <w:r>
        <w:t>RestControllerAspect</w:t>
      </w:r>
      <w:proofErr w:type="spellEnd"/>
      <w:r>
        <w:t xml:space="preserve"> {</w:t>
      </w:r>
    </w:p>
    <w:p w:rsidR="0082386D" w:rsidRDefault="0082386D" w:rsidP="00DB1FE4"/>
    <w:p w:rsidR="0082386D" w:rsidRDefault="0082386D" w:rsidP="00DB1FE4">
      <w:r>
        <w:tab/>
      </w:r>
      <w:proofErr w:type="gramStart"/>
      <w:r>
        <w:t>private</w:t>
      </w:r>
      <w:proofErr w:type="gramEnd"/>
      <w:r>
        <w:t xml:space="preserve">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82386D" w:rsidRDefault="0082386D" w:rsidP="00DB1FE4">
      <w:r>
        <w:tab/>
      </w:r>
    </w:p>
    <w:p w:rsidR="0082386D" w:rsidRDefault="0082386D" w:rsidP="00DB1FE4">
      <w:r>
        <w:tab/>
        <w:t>@</w:t>
      </w:r>
      <w:proofErr w:type="spellStart"/>
      <w:r>
        <w:t>Autowired</w:t>
      </w:r>
      <w:proofErr w:type="spellEnd"/>
    </w:p>
    <w:p w:rsidR="0082386D" w:rsidRDefault="0082386D" w:rsidP="00DB1FE4">
      <w:r>
        <w:tab/>
      </w:r>
      <w:proofErr w:type="spellStart"/>
      <w:r>
        <w:t>CounterService</w:t>
      </w:r>
      <w:proofErr w:type="spellEnd"/>
      <w:r>
        <w:t xml:space="preserve"> </w:t>
      </w:r>
      <w:proofErr w:type="spellStart"/>
      <w:proofErr w:type="gramStart"/>
      <w:r>
        <w:t>counterService</w:t>
      </w:r>
      <w:proofErr w:type="spellEnd"/>
      <w:proofErr w:type="gramEnd"/>
      <w:r>
        <w:t>;</w:t>
      </w:r>
    </w:p>
    <w:p w:rsidR="0082386D" w:rsidRDefault="0082386D" w:rsidP="00DB1FE4"/>
    <w:p w:rsidR="0082386D" w:rsidRDefault="0082386D" w:rsidP="00DB1FE4">
      <w:r>
        <w:tab/>
      </w:r>
      <w:proofErr w:type="gramStart"/>
      <w:r>
        <w:t>@Before(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.*Controller.*(..))")</w:t>
      </w:r>
    </w:p>
    <w:p w:rsidR="0082386D" w:rsidRDefault="0082386D" w:rsidP="00DB1FE4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logBeforeRestCall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 xml:space="preserve">) throws </w:t>
      </w:r>
      <w:proofErr w:type="spellStart"/>
      <w:r>
        <w:t>Throwable</w:t>
      </w:r>
      <w:proofErr w:type="spellEnd"/>
      <w:r>
        <w:t xml:space="preserve">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 xml:space="preserve">":::::AOP Before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ab/>
        <w:t>}</w:t>
      </w:r>
    </w:p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Controller.createPerson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afterCallingCreatePerson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Create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"com.rollingstone.api.rest.PersonController.createPerson");</w:t>
      </w:r>
    </w:p>
    <w:p w:rsidR="0082386D" w:rsidRDefault="0082386D" w:rsidP="00DB1FE4">
      <w:r>
        <w:t xml:space="preserve">    }</w:t>
      </w:r>
    </w:p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Controller.getAllPerson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afterCallinggetAllPerson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lastRenderedPageBreak/>
        <w:t xml:space="preserve">        </w:t>
      </w:r>
      <w:proofErr w:type="gramStart"/>
      <w:r>
        <w:t>counterService.increment(</w:t>
      </w:r>
      <w:proofErr w:type="gramEnd"/>
      <w:r>
        <w:t>"com.rollingstone.api.rest.PersonController.getAllPerson");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afterCallinggetPerson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"com.rollingstone.api.rest.PersonController.getPerson");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ab/>
      </w:r>
    </w:p>
    <w:p w:rsidR="0082386D" w:rsidRDefault="0082386D" w:rsidP="00DB1FE4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Controller.updatePerson</w:t>
      </w:r>
      <w:proofErr w:type="spellEnd"/>
      <w:r>
        <w:t>*(..))")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afterCallingupdatePerson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DB1FE4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"com.rollingstone.api.rest.PersonController.updatePerson");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/>
    <w:p w:rsidR="0082386D" w:rsidRDefault="0082386D" w:rsidP="00DB1FE4">
      <w:r>
        <w:t xml:space="preserve">    </w:t>
      </w:r>
      <w:proofErr w:type="gramStart"/>
      <w:r>
        <w:t>@</w:t>
      </w:r>
      <w:proofErr w:type="spellStart"/>
      <w:r>
        <w:t>AfterThrowing</w:t>
      </w:r>
      <w:proofErr w:type="spellEnd"/>
      <w:r>
        <w:t>(</w:t>
      </w:r>
      <w:proofErr w:type="spellStart"/>
      <w:proofErr w:type="gramEnd"/>
      <w:r>
        <w:t>pointcut</w:t>
      </w:r>
      <w:proofErr w:type="spellEnd"/>
      <w:r>
        <w:t xml:space="preserve"> = "execution(public * </w:t>
      </w:r>
      <w:proofErr w:type="spellStart"/>
      <w:r>
        <w:t>com.rollingstone.api.rest</w:t>
      </w:r>
      <w:proofErr w:type="spellEnd"/>
      <w:r>
        <w:t>.*Controller.*(..))", throwing = "e")</w:t>
      </w:r>
    </w:p>
    <w:p w:rsidR="0082386D" w:rsidRDefault="0082386D" w:rsidP="00DB1FE4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afterGetGreetingThrowsException</w:t>
      </w:r>
      <w:proofErr w:type="spellEnd"/>
      <w:r>
        <w:t>(</w:t>
      </w:r>
      <w:proofErr w:type="spellStart"/>
      <w:r>
        <w:t>NoSuchElementException</w:t>
      </w:r>
      <w:proofErr w:type="spellEnd"/>
      <w:r>
        <w:t xml:space="preserve"> e) {</w:t>
      </w:r>
    </w:p>
    <w:p w:rsidR="0082386D" w:rsidRDefault="0082386D" w:rsidP="00DB1FE4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</w:t>
      </w:r>
      <w:proofErr w:type="spellStart"/>
      <w:r>
        <w:t>counter.errors.person.controller</w:t>
      </w:r>
      <w:proofErr w:type="spellEnd"/>
      <w:r>
        <w:t>");</w:t>
      </w:r>
    </w:p>
    <w:p w:rsidR="0082386D" w:rsidRDefault="0082386D" w:rsidP="00DB1FE4">
      <w:r>
        <w:t xml:space="preserve">    }</w:t>
      </w:r>
    </w:p>
    <w:p w:rsidR="0082386D" w:rsidRDefault="0082386D" w:rsidP="00DB1FE4">
      <w:r>
        <w:t>}</w:t>
      </w:r>
    </w:p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365" w:name="_Toc476586585"/>
      <w:r w:rsidRPr="00EA03DE">
        <w:lastRenderedPageBreak/>
        <w:t>1.</w:t>
      </w:r>
      <w:r>
        <w:t>39</w:t>
      </w:r>
      <w:r w:rsidRPr="00EA03DE">
        <w:t xml:space="preserve"> </w:t>
      </w:r>
      <w:r>
        <w:t xml:space="preserve">–Add </w:t>
      </w:r>
      <w:proofErr w:type="gramStart"/>
      <w:r>
        <w:t>Application  class</w:t>
      </w:r>
      <w:proofErr w:type="gramEnd"/>
      <w:r>
        <w:t xml:space="preserve"> in the </w:t>
      </w:r>
      <w:proofErr w:type="spellStart"/>
      <w:r>
        <w:t>com.rollingstone</w:t>
      </w:r>
      <w:proofErr w:type="spellEnd"/>
      <w:r>
        <w:t xml:space="preserve"> package</w:t>
      </w:r>
      <w:bookmarkEnd w:id="365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DB1FE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</w:t>
      </w:r>
      <w:proofErr w:type="spellEnd"/>
      <w:r>
        <w:t>;</w:t>
      </w:r>
    </w:p>
    <w:p w:rsidR="0082386D" w:rsidRDefault="0082386D" w:rsidP="00DB1FE4"/>
    <w:p w:rsidR="0082386D" w:rsidRDefault="0082386D" w:rsidP="00DB1FE4">
      <w:proofErr w:type="gramStart"/>
      <w:r>
        <w:t>import</w:t>
      </w:r>
      <w:proofErr w:type="gramEnd"/>
      <w:r>
        <w:t xml:space="preserve"> org.slf4j.Logger;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org.slf4j.LoggerFactory;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org.springframework.boot.SpringApplication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org.springframework.boot.autoconfigure.EnableAutoConfiguration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org.springframework.boot.builder.SpringApplicationBuilder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org.springframework.boot.context.web.SpringBootServletInitializer;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org.springframework.context.annotation.ComponentScan</w:t>
      </w:r>
      <w:proofErr w:type="spellEnd"/>
      <w:r>
        <w:t>;</w:t>
      </w:r>
    </w:p>
    <w:p w:rsidR="0082386D" w:rsidRDefault="0082386D" w:rsidP="00DB1FE4">
      <w:proofErr w:type="gramStart"/>
      <w:r>
        <w:t>import</w:t>
      </w:r>
      <w:proofErr w:type="gramEnd"/>
      <w:r>
        <w:t xml:space="preserve"> org.springframework.data.jpa.repository.config.EnableJpaRepositories;</w:t>
      </w:r>
    </w:p>
    <w:p w:rsidR="0082386D" w:rsidRDefault="0082386D" w:rsidP="00DB1FE4"/>
    <w:p w:rsidR="0082386D" w:rsidRDefault="0082386D" w:rsidP="00DB1FE4">
      <w:r>
        <w:t>/*</w:t>
      </w:r>
    </w:p>
    <w:p w:rsidR="0082386D" w:rsidRDefault="0082386D" w:rsidP="00DB1FE4">
      <w:r>
        <w:t xml:space="preserve"> * This is the main Spring Boot application class. It configures Spring Boot, JPA, </w:t>
      </w:r>
      <w:proofErr w:type="gramStart"/>
      <w:r>
        <w:t>Swagger</w:t>
      </w:r>
      <w:proofErr w:type="gramEnd"/>
    </w:p>
    <w:p w:rsidR="0082386D" w:rsidRDefault="0082386D" w:rsidP="00DB1FE4">
      <w:r>
        <w:t xml:space="preserve"> */</w:t>
      </w:r>
    </w:p>
    <w:p w:rsidR="0082386D" w:rsidRDefault="0082386D" w:rsidP="00DB1FE4"/>
    <w:p w:rsidR="0082386D" w:rsidRDefault="0082386D" w:rsidP="00DB1FE4">
      <w:r>
        <w:t>@</w:t>
      </w:r>
      <w:proofErr w:type="spellStart"/>
      <w:r>
        <w:t>EnableAutoConfiguration</w:t>
      </w:r>
      <w:proofErr w:type="spellEnd"/>
      <w:r>
        <w:t xml:space="preserve">  // Sprint Boot Auto Configuration</w:t>
      </w:r>
    </w:p>
    <w:p w:rsidR="0082386D" w:rsidRDefault="0082386D" w:rsidP="00DB1FE4">
      <w:r>
        <w:t>@</w:t>
      </w:r>
      <w:proofErr w:type="spellStart"/>
      <w:r>
        <w:t>ComponentScan</w:t>
      </w:r>
      <w:proofErr w:type="spellEnd"/>
      <w:r>
        <w:t>(</w:t>
      </w:r>
      <w:proofErr w:type="spellStart"/>
      <w:r>
        <w:t>basePackages</w:t>
      </w:r>
      <w:proofErr w:type="spellEnd"/>
      <w:r>
        <w:t xml:space="preserve"> = "</w:t>
      </w:r>
      <w:proofErr w:type="spellStart"/>
      <w:r>
        <w:t>com.rollingstone</w:t>
      </w:r>
      <w:proofErr w:type="spellEnd"/>
      <w:r>
        <w:t>")</w:t>
      </w:r>
    </w:p>
    <w:p w:rsidR="0082386D" w:rsidRDefault="0082386D" w:rsidP="00DB1FE4">
      <w:r>
        <w:t>@</w:t>
      </w:r>
      <w:proofErr w:type="spellStart"/>
      <w:r>
        <w:t>EnableJpaRepositories</w:t>
      </w:r>
      <w:proofErr w:type="spellEnd"/>
      <w:r>
        <w:t>("</w:t>
      </w:r>
      <w:proofErr w:type="spellStart"/>
      <w:r>
        <w:t>com.rollingstone.dao.jpa</w:t>
      </w:r>
      <w:proofErr w:type="spellEnd"/>
      <w:r>
        <w:t>") // To segregate MongoDB and JPA repositories. Otherwise not needed.</w:t>
      </w:r>
    </w:p>
    <w:p w:rsidR="0082386D" w:rsidRDefault="0082386D" w:rsidP="00DB1FE4">
      <w:r>
        <w:t xml:space="preserve">public class Application extends </w:t>
      </w:r>
      <w:proofErr w:type="spellStart"/>
      <w:r>
        <w:t>SpringBootServletInitializer</w:t>
      </w:r>
      <w:proofErr w:type="spellEnd"/>
      <w:r>
        <w:t xml:space="preserve"> {</w:t>
      </w:r>
    </w:p>
    <w:p w:rsidR="0082386D" w:rsidRDefault="0082386D" w:rsidP="00DB1FE4"/>
    <w:p w:rsidR="0082386D" w:rsidRDefault="0082386D" w:rsidP="00DB1FE4">
      <w:r>
        <w:t xml:space="preserve">    private static final Class&lt;Application&gt; </w:t>
      </w:r>
      <w:proofErr w:type="spellStart"/>
      <w:r>
        <w:t>applicationClass</w:t>
      </w:r>
      <w:proofErr w:type="spellEnd"/>
      <w:r>
        <w:t xml:space="preserve"> = </w:t>
      </w:r>
      <w:proofErr w:type="spellStart"/>
      <w:r>
        <w:t>Application.class</w:t>
      </w:r>
      <w:proofErr w:type="spellEnd"/>
      <w:r>
        <w:t>;</w:t>
      </w:r>
    </w:p>
    <w:p w:rsidR="0082386D" w:rsidRDefault="0082386D" w:rsidP="00DB1FE4">
      <w:r>
        <w:t xml:space="preserve">    private static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DB1FE4"/>
    <w:p w:rsidR="0082386D" w:rsidRDefault="0082386D" w:rsidP="00DB1FE4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:rsidR="0082386D" w:rsidRDefault="0082386D" w:rsidP="00DB1FE4">
      <w:r>
        <w:tab/>
      </w:r>
      <w:r>
        <w:tab/>
      </w:r>
      <w:proofErr w:type="spellStart"/>
      <w:r>
        <w:t>SpringApplication.run</w:t>
      </w:r>
      <w:proofErr w:type="spellEnd"/>
      <w:r>
        <w:t>(</w:t>
      </w:r>
      <w:proofErr w:type="spellStart"/>
      <w:r>
        <w:t>applicationClass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82386D" w:rsidRDefault="0082386D" w:rsidP="00DB1FE4">
      <w:r>
        <w:tab/>
        <w:t>}</w:t>
      </w:r>
    </w:p>
    <w:p w:rsidR="0082386D" w:rsidRDefault="0082386D" w:rsidP="00DB1FE4"/>
    <w:p w:rsidR="0082386D" w:rsidRDefault="0082386D" w:rsidP="00DB1FE4">
      <w:r>
        <w:t xml:space="preserve">    @Override</w:t>
      </w:r>
    </w:p>
    <w:p w:rsidR="0082386D" w:rsidRDefault="0082386D" w:rsidP="00DB1FE4">
      <w:r>
        <w:t xml:space="preserve">    protected </w:t>
      </w:r>
      <w:proofErr w:type="spellStart"/>
      <w:r>
        <w:t>SpringApplicationBuilder</w:t>
      </w:r>
      <w:proofErr w:type="spellEnd"/>
      <w:r>
        <w:t xml:space="preserve"> configure(</w:t>
      </w:r>
      <w:proofErr w:type="spellStart"/>
      <w:r>
        <w:t>SpringApplicationBuilder</w:t>
      </w:r>
      <w:proofErr w:type="spellEnd"/>
      <w:r>
        <w:t xml:space="preserve"> application) {</w:t>
      </w:r>
    </w:p>
    <w:p w:rsidR="0082386D" w:rsidRDefault="0082386D" w:rsidP="00DB1FE4">
      <w:r>
        <w:t xml:space="preserve">        return </w:t>
      </w:r>
      <w:proofErr w:type="spellStart"/>
      <w:r>
        <w:t>application.sources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DB1FE4">
      <w:r>
        <w:t xml:space="preserve">    }</w:t>
      </w:r>
    </w:p>
    <w:p w:rsidR="0082386D" w:rsidRDefault="0082386D" w:rsidP="00DB1FE4"/>
    <w:p w:rsidR="0082386D" w:rsidRDefault="0082386D" w:rsidP="00DB1FE4">
      <w:r>
        <w:t>}</w:t>
      </w:r>
    </w:p>
    <w:p w:rsidR="006D003C" w:rsidRDefault="006D003C" w:rsidP="00DB1FE4"/>
    <w:p w:rsidR="006D003C" w:rsidRDefault="006D003C" w:rsidP="0091290A"/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BD3279" w:rsidRDefault="00BD3279" w:rsidP="00BD3279">
      <w:pPr>
        <w:pStyle w:val="StyleHeading114ptBoldUnderlineLeft"/>
      </w:pPr>
    </w:p>
    <w:p w:rsidR="000509B4" w:rsidRDefault="000509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366" w:name="_Toc476586586"/>
      <w:r w:rsidRPr="00EA03DE">
        <w:lastRenderedPageBreak/>
        <w:t>1.</w:t>
      </w:r>
      <w:r w:rsidR="00126F8A">
        <w:t>40</w:t>
      </w:r>
      <w:r w:rsidRPr="00EA03DE">
        <w:t xml:space="preserve"> </w:t>
      </w:r>
      <w:r>
        <w:t>–Open Git Bash in project folder</w:t>
      </w:r>
      <w:bookmarkEnd w:id="366"/>
    </w:p>
    <w:p w:rsidR="00CE772D" w:rsidRDefault="00CE772D" w:rsidP="00CE772D">
      <w:pPr>
        <w:pStyle w:val="StyleHeading114ptBoldUnderlineLeft"/>
      </w:pPr>
    </w:p>
    <w:p w:rsidR="00CE772D" w:rsidRDefault="00126F8A">
      <w:r w:rsidRPr="00126F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A13499" wp14:editId="536BAE58">
            <wp:extent cx="5943600" cy="6972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126F8A" w:rsidRDefault="00126F8A" w:rsidP="00126F8A">
      <w:pPr>
        <w:pStyle w:val="StyleHeading114ptBoldUnderlineLeft"/>
      </w:pPr>
      <w:bookmarkStart w:id="367" w:name="_Toc476586587"/>
      <w:r w:rsidRPr="00EA03DE">
        <w:t>1.</w:t>
      </w:r>
      <w:r>
        <w:t>41</w:t>
      </w:r>
      <w:r w:rsidRPr="00EA03DE">
        <w:t xml:space="preserve"> </w:t>
      </w:r>
      <w:r>
        <w:t>–Run build</w:t>
      </w:r>
      <w:bookmarkEnd w:id="367"/>
    </w:p>
    <w:p w:rsidR="00126F8A" w:rsidRDefault="00126F8A" w:rsidP="00126F8A">
      <w:pPr>
        <w:pStyle w:val="StyleHeading114ptBoldUnderlineLeft"/>
      </w:pPr>
    </w:p>
    <w:p w:rsidR="00126F8A" w:rsidRDefault="00126F8A" w:rsidP="00DB1FE4">
      <w:r>
        <w:rPr>
          <w:noProof/>
        </w:rPr>
        <w:drawing>
          <wp:inline distT="0" distB="0" distL="0" distR="0" wp14:anchorId="650C3ADC" wp14:editId="213B0269">
            <wp:extent cx="5943600" cy="109601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26F8A" w:rsidRDefault="00126F8A" w:rsidP="00126F8A">
      <w:pPr>
        <w:pStyle w:val="StyleHeading114ptBoldUnderlineLeft"/>
      </w:pPr>
      <w:bookmarkStart w:id="368" w:name="_Toc476586588"/>
      <w:r w:rsidRPr="00EA03DE">
        <w:lastRenderedPageBreak/>
        <w:t>1.</w:t>
      </w:r>
      <w:r>
        <w:t>4</w:t>
      </w:r>
      <w:r w:rsidR="005D0CBD">
        <w:t>2</w:t>
      </w:r>
      <w:r w:rsidRPr="00EA03DE">
        <w:t xml:space="preserve"> </w:t>
      </w:r>
      <w:r>
        <w:t>–Build successful</w:t>
      </w:r>
      <w:bookmarkEnd w:id="368"/>
    </w:p>
    <w:p w:rsidR="005D0CBD" w:rsidRDefault="005D0CBD" w:rsidP="00126F8A">
      <w:pPr>
        <w:pStyle w:val="StyleHeading114ptBoldUnderlineLeft"/>
      </w:pPr>
    </w:p>
    <w:p w:rsidR="005D0CBD" w:rsidRDefault="005D0CBD" w:rsidP="00DB1FE4">
      <w:r>
        <w:rPr>
          <w:noProof/>
        </w:rPr>
        <w:drawing>
          <wp:inline distT="0" distB="0" distL="0" distR="0" wp14:anchorId="6FD82C9D" wp14:editId="53348542">
            <wp:extent cx="5943600" cy="35286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126F8A">
      <w:pPr>
        <w:pStyle w:val="StyleHeading114ptBoldUnderlineLeft"/>
      </w:pPr>
    </w:p>
    <w:p w:rsidR="005D0CBD" w:rsidRDefault="005D0CBD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D0CBD" w:rsidRDefault="005D0CBD" w:rsidP="005D0CBD">
      <w:pPr>
        <w:pStyle w:val="StyleHeading114ptBoldUnderlineLeft"/>
      </w:pPr>
      <w:bookmarkStart w:id="369" w:name="_Toc476586589"/>
      <w:r w:rsidRPr="00EA03DE">
        <w:lastRenderedPageBreak/>
        <w:t>1.</w:t>
      </w:r>
      <w:r>
        <w:t>43</w:t>
      </w:r>
      <w:r w:rsidRPr="00EA03DE">
        <w:t xml:space="preserve"> </w:t>
      </w:r>
      <w:r>
        <w:t>–Now Run</w:t>
      </w:r>
      <w:bookmarkEnd w:id="369"/>
    </w:p>
    <w:p w:rsidR="005D0CBD" w:rsidRDefault="005D0CBD" w:rsidP="005D0CBD">
      <w:pPr>
        <w:pStyle w:val="StyleHeading114ptBoldUnderlineLeft"/>
      </w:pPr>
    </w:p>
    <w:p w:rsidR="005D0CBD" w:rsidRDefault="005D0CBD" w:rsidP="00DB1FE4">
      <w:r>
        <w:t>java -jar -</w:t>
      </w:r>
      <w:proofErr w:type="spellStart"/>
      <w:r>
        <w:t>Dspring.profiles.active</w:t>
      </w:r>
      <w:proofErr w:type="spellEnd"/>
      <w:r>
        <w:t>=</w:t>
      </w:r>
      <w:proofErr w:type="spellStart"/>
      <w:r>
        <w:t>mysql</w:t>
      </w:r>
      <w:proofErr w:type="spellEnd"/>
      <w:r>
        <w:t xml:space="preserve"> target/udemy-rsmortgage-person-service-0.3.0.jar</w:t>
      </w:r>
    </w:p>
    <w:p w:rsidR="005D0CBD" w:rsidRDefault="005D0CBD" w:rsidP="005D0CBD">
      <w:pPr>
        <w:pStyle w:val="StyleHeading114ptBoldUnderlineLeft"/>
        <w:rPr>
          <w:rFonts w:ascii="Courier New" w:hAnsi="Courier New" w:cs="Courier New"/>
        </w:rPr>
      </w:pPr>
    </w:p>
    <w:p w:rsidR="005D0CBD" w:rsidRDefault="005D0CBD" w:rsidP="00DB1FE4">
      <w:r>
        <w:rPr>
          <w:noProof/>
        </w:rPr>
        <w:drawing>
          <wp:inline distT="0" distB="0" distL="0" distR="0" wp14:anchorId="20E9297E" wp14:editId="2BE98B8F">
            <wp:extent cx="5943600" cy="2006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DB1FE4">
      <w:r>
        <w:rPr>
          <w:noProof/>
        </w:rPr>
        <w:drawing>
          <wp:inline distT="0" distB="0" distL="0" distR="0" wp14:anchorId="399BBD0C" wp14:editId="26B055DE">
            <wp:extent cx="5943600" cy="3123565"/>
            <wp:effectExtent l="0" t="0" r="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5D0CBD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CE772D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370" w:name="_Toc476586590"/>
      <w:r w:rsidRPr="00EA03DE">
        <w:lastRenderedPageBreak/>
        <w:t>1.</w:t>
      </w:r>
      <w:r>
        <w:t>44</w:t>
      </w:r>
      <w:r w:rsidRPr="00EA03DE">
        <w:t xml:space="preserve"> </w:t>
      </w:r>
      <w:r>
        <w:t>–Verify Database</w:t>
      </w:r>
      <w:bookmarkEnd w:id="370"/>
    </w:p>
    <w:p w:rsidR="00E95C66" w:rsidRDefault="00E95C66" w:rsidP="00E95C66">
      <w:pPr>
        <w:pStyle w:val="StyleHeading114ptBoldUnderlineLeft"/>
      </w:pPr>
    </w:p>
    <w:p w:rsidR="00E95C66" w:rsidRDefault="00E95C66" w:rsidP="00DB1FE4">
      <w:r>
        <w:rPr>
          <w:noProof/>
        </w:rPr>
        <w:drawing>
          <wp:inline distT="0" distB="0" distL="0" distR="0" wp14:anchorId="55DAFDB0" wp14:editId="4D43332F">
            <wp:extent cx="4333875" cy="16573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371" w:name="_Toc476586591"/>
      <w:r w:rsidRPr="00EA03DE">
        <w:lastRenderedPageBreak/>
        <w:t>1.</w:t>
      </w:r>
      <w:r>
        <w:t>45</w:t>
      </w:r>
      <w:r w:rsidRPr="00EA03DE">
        <w:t xml:space="preserve"> </w:t>
      </w:r>
      <w:r>
        <w:t>–Verify Database Data</w:t>
      </w:r>
      <w:bookmarkEnd w:id="371"/>
    </w:p>
    <w:p w:rsidR="00E95C66" w:rsidRDefault="00E95C66" w:rsidP="00E95C66">
      <w:pPr>
        <w:pStyle w:val="StyleHeading114ptBoldUnderlineLeft"/>
      </w:pPr>
    </w:p>
    <w:p w:rsidR="00E95C66" w:rsidRDefault="00610E31" w:rsidP="00DB1FE4">
      <w:r w:rsidRPr="00610E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CA87BF" wp14:editId="33C67F82">
            <wp:extent cx="5943600" cy="3890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 w:rsidP="00CE772D">
      <w:pPr>
        <w:pStyle w:val="StyleHeading114ptBoldUnderlineLeft"/>
      </w:pPr>
    </w:p>
    <w:p w:rsidR="009D333E" w:rsidRDefault="009D333E" w:rsidP="0091290A"/>
    <w:p w:rsidR="009D333E" w:rsidRDefault="009D333E"/>
    <w:p w:rsidR="009D333E" w:rsidRDefault="009D333E"/>
    <w:p w:rsidR="005D3543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/>
    <w:p w:rsidR="002A37B7" w:rsidRDefault="002A37B7" w:rsidP="00DB1FE4"/>
    <w:p w:rsidR="00FE43A3" w:rsidRDefault="00FE43A3" w:rsidP="00FE43A3">
      <w:pPr>
        <w:pStyle w:val="StyleHeading114ptBoldUnderlineLeft"/>
      </w:pPr>
      <w:bookmarkStart w:id="372" w:name="_Toc476586592"/>
      <w:r w:rsidRPr="00EA03DE">
        <w:t>1.</w:t>
      </w:r>
      <w:r>
        <w:t>46</w:t>
      </w:r>
      <w:r w:rsidRPr="00EA03DE">
        <w:t xml:space="preserve"> </w:t>
      </w:r>
      <w:r>
        <w:t xml:space="preserve">–Verify Data </w:t>
      </w:r>
      <w:r w:rsidR="0037790C">
        <w:t>Retrieval</w:t>
      </w:r>
      <w:r>
        <w:t xml:space="preserve"> API is working</w:t>
      </w:r>
      <w:bookmarkEnd w:id="372"/>
    </w:p>
    <w:p w:rsidR="00FE43A3" w:rsidRDefault="00FE43A3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005FC7" w:rsidP="00DB1FE4">
      <w:hyperlink r:id="rId29" w:history="1">
        <w:r w:rsidR="003B08EA" w:rsidRPr="007302E7">
          <w:rPr>
            <w:rStyle w:val="Hyperlink"/>
          </w:rPr>
          <w:t>http://localhost:8090/rsmortgage-personservice/v1/person</w:t>
        </w:r>
      </w:hyperlink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FE43A3" w:rsidRDefault="00DB1FE4" w:rsidP="00DB1FE4">
      <w:r w:rsidRPr="00DB1F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D4ABD" wp14:editId="1B8907C2">
            <wp:extent cx="5943600" cy="1896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DB1FE4" w:rsidP="00DB1FE4">
      <w:r w:rsidRPr="00DB1F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4196BF" wp14:editId="6640F713">
            <wp:extent cx="5943600" cy="2515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EA" w:rsidRDefault="003B08E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F7DCA" w:rsidRDefault="00FF7DCA" w:rsidP="00FF7DCA">
      <w:pPr>
        <w:pStyle w:val="StyleHeading114ptBoldUnderlineLeft"/>
      </w:pPr>
      <w:bookmarkStart w:id="373" w:name="_Toc476586593"/>
      <w:r w:rsidRPr="00EA03DE">
        <w:lastRenderedPageBreak/>
        <w:t>1.</w:t>
      </w:r>
      <w:r>
        <w:t>47</w:t>
      </w:r>
      <w:r w:rsidRPr="00EA03DE">
        <w:t xml:space="preserve"> </w:t>
      </w:r>
      <w:r>
        <w:t>–Verify Data AOP for @Before and @</w:t>
      </w:r>
      <w:proofErr w:type="spellStart"/>
      <w:r>
        <w:t>AfterReturning</w:t>
      </w:r>
      <w:bookmarkEnd w:id="373"/>
      <w:proofErr w:type="spellEnd"/>
    </w:p>
    <w:p w:rsidR="00FF7DCA" w:rsidRDefault="00FF7DCA" w:rsidP="00FF7DCA">
      <w:pPr>
        <w:pStyle w:val="StyleHeading114ptBoldUnderlineLeft"/>
      </w:pPr>
    </w:p>
    <w:p w:rsidR="00FF7DCA" w:rsidRDefault="00FF7DCA" w:rsidP="00DB1FE4">
      <w:r>
        <w:t xml:space="preserve">2017-02-26 12:16:40.854  INFO 8944 --- [nio-8090-exec-1] </w:t>
      </w:r>
      <w:proofErr w:type="spellStart"/>
      <w:r>
        <w:t>com.rollingstone.RestControllerAspect</w:t>
      </w:r>
      <w:proofErr w:type="spellEnd"/>
      <w:r>
        <w:t xml:space="preserve">    : :::::AOP Before REST call:::::execution(Page com.rollingstone.api.rest.PersonController.getAllPerson(Integer,Integer,HttpServletRequest,HttpServletResponse))</w:t>
      </w:r>
    </w:p>
    <w:p w:rsidR="00FF7DCA" w:rsidRDefault="00FF7DCA" w:rsidP="00DB1FE4"/>
    <w:p w:rsidR="00FF7DCA" w:rsidRDefault="00FF7DCA" w:rsidP="00DB1FE4"/>
    <w:p w:rsidR="00FF7DCA" w:rsidRDefault="00FF7DCA" w:rsidP="00DB1FE4">
      <w:r>
        <w:t xml:space="preserve">2017-02-26 12:16:41.412  INFO 8944 --- [nio-8090-exec-1]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call:::::execution(Page com.rollingstone.api.rest.PersonController.getAllPerson(Integer,Integer,HttpServletRequest,HttpServletResponse))</w:t>
      </w:r>
    </w:p>
    <w:p w:rsidR="00FF7DCA" w:rsidRDefault="00FF7DCA" w:rsidP="00FF7DCA">
      <w:pPr>
        <w:pStyle w:val="StyleHeading114ptBoldUnderlineLeft"/>
      </w:pPr>
    </w:p>
    <w:p w:rsidR="00FF7DCA" w:rsidRDefault="00FF7DCA" w:rsidP="00DB1FE4">
      <w:r>
        <w:rPr>
          <w:noProof/>
        </w:rPr>
        <w:drawing>
          <wp:inline distT="0" distB="0" distL="0" distR="0" wp14:anchorId="5FB0C52C" wp14:editId="1B890141">
            <wp:extent cx="5943600" cy="48133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0B" w:rsidRDefault="0055160B" w:rsidP="0055160B">
      <w:pPr>
        <w:pStyle w:val="StyleHeading114ptBoldUnderlineLeft"/>
      </w:pPr>
    </w:p>
    <w:p w:rsidR="006C4A17" w:rsidRDefault="006C4A17" w:rsidP="00DB1FE4"/>
    <w:p w:rsidR="0037790C" w:rsidRDefault="0037790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37790C" w:rsidRDefault="0037790C" w:rsidP="0037790C">
      <w:pPr>
        <w:pStyle w:val="StyleHeading114ptBoldUnderlineLeft"/>
      </w:pPr>
      <w:bookmarkStart w:id="374" w:name="_Toc476586594"/>
      <w:r w:rsidRPr="00EA03DE">
        <w:lastRenderedPageBreak/>
        <w:t>1.</w:t>
      </w:r>
      <w:r>
        <w:t>47</w:t>
      </w:r>
      <w:r w:rsidRPr="00EA03DE">
        <w:t xml:space="preserve"> </w:t>
      </w:r>
      <w:r>
        <w:t>–Verify Single Data Retrieval API is working</w:t>
      </w:r>
      <w:bookmarkEnd w:id="374"/>
    </w:p>
    <w:p w:rsidR="0037790C" w:rsidRDefault="0037790C" w:rsidP="0037790C">
      <w:pPr>
        <w:pStyle w:val="StyleHeading114ptBoldUnderlineLeft"/>
      </w:pPr>
    </w:p>
    <w:p w:rsidR="0037790C" w:rsidRDefault="0037790C" w:rsidP="0037790C">
      <w:pPr>
        <w:pStyle w:val="StyleHeading114ptBoldUnderlineLeft"/>
      </w:pPr>
    </w:p>
    <w:p w:rsidR="00AD687B" w:rsidRDefault="0079374B" w:rsidP="00DB1FE4">
      <w:r w:rsidRPr="00793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D0950" wp14:editId="316AFB9C">
            <wp:extent cx="5943600" cy="3518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7B" w:rsidRDefault="00AD687B" w:rsidP="001C579D">
      <w:pPr>
        <w:pStyle w:val="StyleHeading114ptBoldUnderlineLeft"/>
      </w:pPr>
    </w:p>
    <w:p w:rsidR="00AD687B" w:rsidRDefault="00AD687B" w:rsidP="00DB1FE4">
      <w:r>
        <w:rPr>
          <w:noProof/>
        </w:rPr>
        <w:drawing>
          <wp:inline distT="0" distB="0" distL="0" distR="0" wp14:anchorId="4F9D6A0B" wp14:editId="64F9F911">
            <wp:extent cx="5943600" cy="43116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7B" w:rsidRDefault="00AD687B" w:rsidP="001C579D">
      <w:pPr>
        <w:pStyle w:val="StyleHeading114ptBoldUnderlineLeft"/>
      </w:pP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12:22:03.431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12:22:03.437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getPErson</w:t>
      </w:r>
      <w:proofErr w:type="spellEnd"/>
      <w:r>
        <w:rPr>
          <w:rFonts w:ascii="Courier New" w:hAnsi="Courier New" w:cs="Courier New"/>
        </w:rPr>
        <w:t xml:space="preserve"> REST call:::::execution(Person com.rollingstone.api.rest.PersonController.getPerson(Long,HttpServletRequest,HttpServletResponse))</w:t>
      </w:r>
    </w:p>
    <w:p w:rsidR="009A396E" w:rsidRDefault="009A39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C579D" w:rsidRDefault="001C579D" w:rsidP="001C579D">
      <w:pPr>
        <w:pStyle w:val="StyleHeading114ptBoldUnderlineLeft"/>
      </w:pPr>
    </w:p>
    <w:p w:rsidR="00D0552C" w:rsidRDefault="00D0552C"/>
    <w:p w:rsidR="0037790C" w:rsidRDefault="0037790C" w:rsidP="0037790C">
      <w:pPr>
        <w:pStyle w:val="StyleHeading114ptBoldUnderlineLeft"/>
      </w:pPr>
      <w:bookmarkStart w:id="375" w:name="_Toc476586595"/>
      <w:r w:rsidRPr="00EA03DE">
        <w:t>1.</w:t>
      </w:r>
      <w:r>
        <w:t>48</w:t>
      </w:r>
      <w:r w:rsidRPr="00EA03DE">
        <w:t xml:space="preserve"> </w:t>
      </w:r>
      <w:r>
        <w:t>–Verify Not Found is working</w:t>
      </w:r>
      <w:bookmarkEnd w:id="375"/>
    </w:p>
    <w:p w:rsidR="0037790C" w:rsidRDefault="0037790C"/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12:19:33.435  INFO 8944 --- [nio-8090-exec-3]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12:19:33.517  INFO 8944 --- [nio-8090-exec-3] </w:t>
      </w:r>
      <w:proofErr w:type="spellStart"/>
      <w:r>
        <w:rPr>
          <w:rFonts w:ascii="Courier New" w:hAnsi="Courier New" w:cs="Courier New"/>
        </w:rPr>
        <w:t>c.r.api.rest.PersonController</w:t>
      </w:r>
      <w:proofErr w:type="spellEnd"/>
      <w:r>
        <w:rPr>
          <w:rFonts w:ascii="Courier New" w:hAnsi="Courier New" w:cs="Courier New"/>
        </w:rPr>
        <w:t xml:space="preserve">            : </w:t>
      </w:r>
      <w:proofErr w:type="spellStart"/>
      <w:r>
        <w:rPr>
          <w:rFonts w:ascii="Courier New" w:hAnsi="Courier New" w:cs="Courier New"/>
        </w:rPr>
        <w:t>ResourceNotFoundException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handler:resource</w:t>
      </w:r>
      <w:proofErr w:type="spellEnd"/>
      <w:r>
        <w:rPr>
          <w:rFonts w:ascii="Courier New" w:hAnsi="Courier New" w:cs="Courier New"/>
        </w:rPr>
        <w:t xml:space="preserve"> not found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37790C" w:rsidRDefault="0037790C"/>
    <w:p w:rsidR="0037790C" w:rsidRDefault="0037790C"/>
    <w:p w:rsidR="00D0552C" w:rsidRDefault="0037790C">
      <w:r>
        <w:rPr>
          <w:noProof/>
        </w:rPr>
        <w:drawing>
          <wp:inline distT="0" distB="0" distL="0" distR="0" wp14:anchorId="64D4EF8B" wp14:editId="57F696B0">
            <wp:extent cx="5943600" cy="29356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2C" w:rsidRDefault="00D0552C"/>
    <w:p w:rsidR="009A396E" w:rsidRDefault="007E3A4A">
      <w:r>
        <w:br w:type="page"/>
      </w:r>
    </w:p>
    <w:p w:rsidR="009A396E" w:rsidRDefault="009A396E" w:rsidP="009A396E">
      <w:pPr>
        <w:pStyle w:val="StyleHeading114ptBoldUnderlineLeft"/>
      </w:pPr>
      <w:bookmarkStart w:id="376" w:name="_Toc476586596"/>
      <w:r w:rsidRPr="00EA03DE">
        <w:lastRenderedPageBreak/>
        <w:t>1.</w:t>
      </w:r>
      <w:r>
        <w:t>49</w:t>
      </w:r>
      <w:r w:rsidRPr="00EA03DE">
        <w:t xml:space="preserve"> </w:t>
      </w:r>
      <w:r>
        <w:t>–Verify Person Creation is working</w:t>
      </w:r>
      <w:bookmarkEnd w:id="376"/>
    </w:p>
    <w:p w:rsidR="00262922" w:rsidRDefault="00262922" w:rsidP="009A396E">
      <w:pPr>
        <w:pStyle w:val="StyleHeading114ptBoldUnderlineLeft"/>
      </w:pPr>
    </w:p>
    <w:p w:rsidR="00A150B8" w:rsidRPr="000D7221" w:rsidRDefault="00005FC7">
      <w:hyperlink r:id="rId36" w:history="1">
        <w:r w:rsidR="00A150B8" w:rsidRPr="00DB1FE4">
          <w:rPr>
            <w:rStyle w:val="Hyperlink"/>
            <w:rFonts w:ascii="Times New Roman" w:hAnsi="Times New Roman"/>
            <w:b/>
            <w:bCs/>
            <w:color w:val="auto"/>
            <w:sz w:val="28"/>
            <w:szCs w:val="20"/>
          </w:rPr>
          <w:t>http://localhost:8090/rsmortgage-personservice/v1/person</w:t>
        </w:r>
      </w:hyperlink>
    </w:p>
    <w:p w:rsidR="00A150B8" w:rsidRDefault="00A150B8" w:rsidP="00A150B8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47448" w:rsidRDefault="00747448">
      <w:r>
        <w:t>{</w:t>
      </w:r>
    </w:p>
    <w:p w:rsidR="00747448" w:rsidRDefault="00747448">
      <w:r>
        <w:t>"</w:t>
      </w:r>
      <w:proofErr w:type="spellStart"/>
      <w:r>
        <w:t>firstName</w:t>
      </w:r>
      <w:proofErr w:type="spellEnd"/>
      <w:r>
        <w:t>": "Stephen",</w:t>
      </w:r>
    </w:p>
    <w:p w:rsidR="00747448" w:rsidRDefault="00747448">
      <w:r>
        <w:t>"</w:t>
      </w:r>
      <w:proofErr w:type="spellStart"/>
      <w:r>
        <w:t>lastName</w:t>
      </w:r>
      <w:proofErr w:type="spellEnd"/>
      <w:r>
        <w:t>": "Fleming",</w:t>
      </w:r>
    </w:p>
    <w:p w:rsidR="00747448" w:rsidRDefault="00747448">
      <w:r>
        <w:t>"</w:t>
      </w:r>
      <w:proofErr w:type="spellStart"/>
      <w:r>
        <w:t>dateOfBirth</w:t>
      </w:r>
      <w:proofErr w:type="spellEnd"/>
      <w:r>
        <w:t>": "1993-07-04",</w:t>
      </w:r>
    </w:p>
    <w:p w:rsidR="00747448" w:rsidRDefault="00747448">
      <w:r>
        <w:t>"age": 23,</w:t>
      </w:r>
    </w:p>
    <w:p w:rsidR="00747448" w:rsidRDefault="00747448">
      <w:r>
        <w:t>"</w:t>
      </w:r>
      <w:proofErr w:type="spellStart"/>
      <w:r>
        <w:t>socialSecurityNumber</w:t>
      </w:r>
      <w:proofErr w:type="spellEnd"/>
      <w:r>
        <w:t>": "110112222"</w:t>
      </w:r>
    </w:p>
    <w:p w:rsidR="00262922" w:rsidRDefault="00747448" w:rsidP="000F3833">
      <w:r>
        <w:t>}</w:t>
      </w:r>
    </w:p>
    <w:p w:rsidR="00A150B8" w:rsidRDefault="00A150B8" w:rsidP="009A396E">
      <w:pPr>
        <w:pStyle w:val="StyleHeading114ptBoldUnderlineLeft"/>
      </w:pPr>
    </w:p>
    <w:p w:rsidR="00262922" w:rsidRDefault="00747448" w:rsidP="00DB1FE4">
      <w:r w:rsidRPr="007474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B2D0A" wp14:editId="1FCBB7CB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2" w:rsidRDefault="00262922" w:rsidP="009A396E">
      <w:pPr>
        <w:pStyle w:val="StyleHeading114ptBoldUnderlineLeft"/>
      </w:pPr>
    </w:p>
    <w:p w:rsidR="00262922" w:rsidRDefault="00262922" w:rsidP="00DB1FE4">
      <w:r>
        <w:rPr>
          <w:noProof/>
        </w:rPr>
        <w:drawing>
          <wp:inline distT="0" distB="0" distL="0" distR="0" wp14:anchorId="0F750784" wp14:editId="17AE08E7">
            <wp:extent cx="5943600" cy="4572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2" w:rsidRDefault="00262922" w:rsidP="009A396E">
      <w:pPr>
        <w:pStyle w:val="StyleHeading114ptBoldUnderlineLeft"/>
      </w:pP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12:24:30.242  INFO 8944 --- [nio-8090-exec-1] </w:t>
      </w:r>
      <w:proofErr w:type="spellStart"/>
      <w:r>
        <w:rPr>
          <w:rFonts w:ascii="Courier New" w:hAnsi="Courier New" w:cs="Courier New"/>
        </w:rPr>
        <w:t>c.r.service.PersonEventListener</w:t>
      </w:r>
      <w:proofErr w:type="spellEnd"/>
      <w:r>
        <w:rPr>
          <w:rFonts w:ascii="Courier New" w:hAnsi="Courier New" w:cs="Courier New"/>
        </w:rPr>
        <w:t xml:space="preserve">          : 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details :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details :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Pr="00DB1FE4" w:rsidRDefault="00262922" w:rsidP="00262922">
      <w:pPr>
        <w:autoSpaceDE w:val="0"/>
        <w:autoSpaceDN w:val="0"/>
        <w:adjustRightInd w:val="0"/>
      </w:pPr>
      <w:r>
        <w:rPr>
          <w:rFonts w:ascii="Courier New" w:hAnsi="Courier New" w:cs="Courier New"/>
        </w:rPr>
        <w:t xml:space="preserve">2017-02-26 12:24:30.243  INFO 8944 --- [nio-8090-exec-1]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Create REST call:::::execution(void </w:t>
      </w:r>
      <w:r w:rsidRPr="00DB1FE4">
        <w:t>com.rollingstone.api.rest.PersonController.createPerson(Person,HttpServletRequest,HttpServletResponse))</w:t>
      </w:r>
    </w:p>
    <w:p w:rsidR="007E3A4A" w:rsidRDefault="007E3A4A"/>
    <w:p w:rsidR="008573A9" w:rsidRDefault="008573A9">
      <w:r>
        <w:rPr>
          <w:noProof/>
        </w:rPr>
        <w:drawing>
          <wp:inline distT="0" distB="0" distL="0" distR="0" wp14:anchorId="382350C1" wp14:editId="3DDDCE16">
            <wp:extent cx="5943600" cy="3451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74" w:rsidRDefault="000F3A74">
      <w:r>
        <w:br w:type="page"/>
      </w:r>
    </w:p>
    <w:p w:rsidR="008573A9" w:rsidRDefault="008573A9"/>
    <w:p w:rsidR="00D62F92" w:rsidRDefault="00D62F92" w:rsidP="00D62F92">
      <w:pPr>
        <w:pStyle w:val="StyleHeading114ptBoldUnderlineLeft"/>
      </w:pPr>
      <w:bookmarkStart w:id="377" w:name="_Toc476586597"/>
      <w:r w:rsidRPr="00EA03DE">
        <w:t>1.</w:t>
      </w:r>
      <w:r>
        <w:t>49</w:t>
      </w:r>
      <w:r w:rsidRPr="00EA03DE">
        <w:t xml:space="preserve"> </w:t>
      </w:r>
      <w:r>
        <w:t xml:space="preserve">–Verify Person </w:t>
      </w:r>
      <w:proofErr w:type="spellStart"/>
      <w:r>
        <w:t>Updation</w:t>
      </w:r>
      <w:proofErr w:type="spellEnd"/>
      <w:r>
        <w:t xml:space="preserve"> is working</w:t>
      </w:r>
      <w:bookmarkEnd w:id="377"/>
    </w:p>
    <w:p w:rsidR="00D62F92" w:rsidRDefault="00D62F92" w:rsidP="00D62F92">
      <w:pPr>
        <w:pStyle w:val="StyleHeading114ptBoldUnderlineLeft"/>
      </w:pPr>
    </w:p>
    <w:p w:rsidR="00A150B8" w:rsidRPr="00DB1FE4" w:rsidRDefault="00005FC7" w:rsidP="00DB1FE4">
      <w:hyperlink r:id="rId40" w:history="1">
        <w:r w:rsidR="00A150B8" w:rsidRPr="00DB1FE4">
          <w:rPr>
            <w:rStyle w:val="Hyperlink"/>
            <w:color w:val="auto"/>
          </w:rPr>
          <w:t>http://localhost:8090/rsmortgage-personservice/v1/person/11</w:t>
        </w:r>
      </w:hyperlink>
    </w:p>
    <w:p w:rsidR="00A150B8" w:rsidRDefault="00A150B8" w:rsidP="00D62F92">
      <w:pPr>
        <w:pStyle w:val="StyleHeading114ptBoldUnderlineLeft"/>
      </w:pPr>
    </w:p>
    <w:p w:rsidR="00A150B8" w:rsidRDefault="00A150B8" w:rsidP="00DB1FE4">
      <w:r>
        <w:t>{</w:t>
      </w:r>
    </w:p>
    <w:p w:rsidR="00A150B8" w:rsidRDefault="00A150B8" w:rsidP="00DB1FE4">
      <w:r>
        <w:t xml:space="preserve">  "id": 11,</w:t>
      </w:r>
    </w:p>
    <w:p w:rsidR="00A150B8" w:rsidRDefault="00A150B8" w:rsidP="00DB1FE4">
      <w:r>
        <w:t>"</w:t>
      </w:r>
      <w:proofErr w:type="spellStart"/>
      <w:r>
        <w:t>firstName</w:t>
      </w:r>
      <w:proofErr w:type="spellEnd"/>
      <w:r>
        <w:t>": "Stephen",</w:t>
      </w:r>
    </w:p>
    <w:p w:rsidR="00A150B8" w:rsidRDefault="00A150B8" w:rsidP="00DB1FE4">
      <w:r>
        <w:t>"</w:t>
      </w:r>
      <w:proofErr w:type="spellStart"/>
      <w:r>
        <w:t>lastName</w:t>
      </w:r>
      <w:proofErr w:type="spellEnd"/>
      <w:r>
        <w:t>": "Fleming",</w:t>
      </w:r>
    </w:p>
    <w:p w:rsidR="00A150B8" w:rsidRDefault="00A150B8" w:rsidP="00DB1FE4">
      <w:r>
        <w:t>"</w:t>
      </w:r>
      <w:proofErr w:type="spellStart"/>
      <w:r>
        <w:t>dateOfBirth</w:t>
      </w:r>
      <w:proofErr w:type="spellEnd"/>
      <w:r>
        <w:t>": "1993-07-04",</w:t>
      </w:r>
    </w:p>
    <w:p w:rsidR="00A150B8" w:rsidRDefault="00A150B8" w:rsidP="00DB1FE4">
      <w:r>
        <w:t>"age": 23,</w:t>
      </w:r>
    </w:p>
    <w:p w:rsidR="00A150B8" w:rsidRDefault="00A150B8" w:rsidP="00DB1FE4">
      <w:r>
        <w:t>"</w:t>
      </w:r>
      <w:proofErr w:type="spellStart"/>
      <w:r>
        <w:t>socialSecurityNumber</w:t>
      </w:r>
      <w:proofErr w:type="spellEnd"/>
      <w:r>
        <w:t>": "110112222"</w:t>
      </w:r>
    </w:p>
    <w:p w:rsidR="00A150B8" w:rsidRDefault="00A150B8" w:rsidP="00DB1FE4">
      <w:r>
        <w:t>}</w:t>
      </w:r>
    </w:p>
    <w:p w:rsidR="00A150B8" w:rsidRDefault="00A150B8" w:rsidP="00A150B8">
      <w:pPr>
        <w:pStyle w:val="StyleHeading114ptBoldUnderlineLeft"/>
      </w:pPr>
    </w:p>
    <w:p w:rsidR="00D62F92" w:rsidRDefault="00D62F92" w:rsidP="00DB1FE4">
      <w:r>
        <w:t>Before</w:t>
      </w:r>
    </w:p>
    <w:p w:rsidR="00D62F92" w:rsidRDefault="00D62F92" w:rsidP="00D62F92">
      <w:pPr>
        <w:pStyle w:val="StyleHeading114ptBoldUnderlineLeft"/>
      </w:pPr>
    </w:p>
    <w:p w:rsidR="00D62F92" w:rsidRDefault="000F3A74" w:rsidP="00DB1FE4">
      <w:r w:rsidRPr="000F3A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830581" wp14:editId="0176E6AE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2" w:rsidRDefault="00D62F92" w:rsidP="00D62F92">
      <w:pPr>
        <w:pStyle w:val="StyleHeading114ptBoldUnderlineLeft"/>
      </w:pPr>
    </w:p>
    <w:p w:rsidR="00D62F92" w:rsidRDefault="00D62F92" w:rsidP="00D62F92">
      <w:pPr>
        <w:pStyle w:val="StyleHeading114ptBoldUnderlineLeft"/>
      </w:pPr>
    </w:p>
    <w:p w:rsidR="006B4A29" w:rsidRPr="00DB1FE4" w:rsidRDefault="006B4A29">
      <w:pPr>
        <w:rPr>
          <w:b/>
        </w:rPr>
      </w:pPr>
      <w:r w:rsidRPr="00DB1FE4">
        <w:rPr>
          <w:b/>
        </w:rPr>
        <w:t>ID missing in payload</w:t>
      </w:r>
      <w:r w:rsidRPr="00DB1FE4">
        <w:rPr>
          <w:b/>
        </w:rPr>
        <w:br w:type="page"/>
      </w:r>
    </w:p>
    <w:p w:rsidR="00D62F92" w:rsidRDefault="00362BD9">
      <w:r w:rsidRPr="00362BD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16A40ED" wp14:editId="04498357">
            <wp:extent cx="5943600" cy="2887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29" w:rsidRDefault="006B4A29"/>
    <w:p w:rsidR="00EE2221" w:rsidRDefault="00EE2221"/>
    <w:p w:rsidR="00EE2221" w:rsidRDefault="00EE2221">
      <w:r>
        <w:br w:type="page"/>
      </w:r>
    </w:p>
    <w:p w:rsidR="006B4A29" w:rsidRDefault="006B4A29"/>
    <w:p w:rsidR="00EE2221" w:rsidRDefault="00EE2221">
      <w:r>
        <w:t>After</w:t>
      </w:r>
    </w:p>
    <w:p w:rsidR="00EE2221" w:rsidRDefault="00EE2221"/>
    <w:p w:rsidR="00EE2221" w:rsidRDefault="00B72EA9">
      <w:r>
        <w:rPr>
          <w:noProof/>
        </w:rPr>
        <w:drawing>
          <wp:inline distT="0" distB="0" distL="0" distR="0" wp14:anchorId="2E230B30" wp14:editId="11710A48">
            <wp:extent cx="5943600" cy="3428365"/>
            <wp:effectExtent l="0" t="0" r="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A9" w:rsidRDefault="00B72EA9"/>
    <w:p w:rsidR="002C165F" w:rsidRDefault="002C165F" w:rsidP="00DB1FE4">
      <w:r>
        <w:t xml:space="preserve">2017-02-26 12:30:38.625  INFO 8944 --- [nio-8090-exec-7]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call:::::execution(void com.rollingstone.api.rest.PersonController.updatePerson(Long,Person,HttpServletRequest,HttpServletResponse))</w:t>
      </w:r>
    </w:p>
    <w:p w:rsidR="002C165F" w:rsidRDefault="002C165F" w:rsidP="00DB1FE4">
      <w:r>
        <w:t xml:space="preserve">2017-02-26 12:31:07.060  INFO 8944 --- [nio-8090-exec-9] </w:t>
      </w:r>
      <w:proofErr w:type="spellStart"/>
      <w:r>
        <w:t>com.rollingstone.RestControllerAspect</w:t>
      </w:r>
      <w:proofErr w:type="spellEnd"/>
      <w:r>
        <w:t xml:space="preserve">    : :::::AOP Before REST call:::::execution(Person com.rollingstone.api.rest.PersonController.getPerson(Long,HttpServletRequest,HttpServletResponse))</w:t>
      </w:r>
    </w:p>
    <w:p w:rsidR="002C165F" w:rsidRDefault="002C165F" w:rsidP="00DB1FE4">
      <w:r>
        <w:t xml:space="preserve">2017-02-26 12:31:07.067  INFO 8944 --- [nio-8090-exec-9]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call:::::execution(Person com.rollingstone.api.rest.PersonController.getPerson(Long,HttpServletRequest,HttpServletResponse))</w:t>
      </w:r>
    </w:p>
    <w:p w:rsidR="00050619" w:rsidRDefault="00050619">
      <w:r>
        <w:br w:type="page"/>
      </w:r>
    </w:p>
    <w:p w:rsidR="00B72EA9" w:rsidRDefault="00050619">
      <w:r>
        <w:rPr>
          <w:noProof/>
        </w:rPr>
        <w:lastRenderedPageBreak/>
        <w:drawing>
          <wp:inline distT="0" distB="0" distL="0" distR="0" wp14:anchorId="129CC57C" wp14:editId="2350D4BB">
            <wp:extent cx="5943600" cy="703580"/>
            <wp:effectExtent l="0" t="0" r="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19" w:rsidRDefault="00050619"/>
    <w:p w:rsidR="00D37577" w:rsidRDefault="00D37577" w:rsidP="00D37577">
      <w:pPr>
        <w:pStyle w:val="StyleHeading114ptBoldUnderlineLeft"/>
      </w:pPr>
      <w:bookmarkStart w:id="378" w:name="_Toc476586598"/>
      <w:r w:rsidRPr="00EA03DE">
        <w:t>1.</w:t>
      </w:r>
      <w:r>
        <w:t>50</w:t>
      </w:r>
      <w:r w:rsidRPr="00EA03DE">
        <w:t xml:space="preserve"> </w:t>
      </w:r>
      <w:r>
        <w:t>–Verify Person Deletion is working</w:t>
      </w:r>
      <w:bookmarkEnd w:id="378"/>
    </w:p>
    <w:p w:rsidR="00050619" w:rsidRDefault="00050619"/>
    <w:p w:rsidR="00D37577" w:rsidRDefault="00D37577"/>
    <w:p w:rsidR="00D37577" w:rsidRDefault="00D37577">
      <w:r>
        <w:rPr>
          <w:noProof/>
        </w:rPr>
        <w:drawing>
          <wp:inline distT="0" distB="0" distL="0" distR="0" wp14:anchorId="662F718B" wp14:editId="4523BCD5">
            <wp:extent cx="5943600" cy="2867660"/>
            <wp:effectExtent l="0" t="0" r="0" b="889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2" w:rsidRDefault="00D62F92"/>
    <w:p w:rsidR="007E3A4A" w:rsidRDefault="00B74D55">
      <w:r>
        <w:t xml:space="preserve">Not </w:t>
      </w:r>
      <w:r w:rsidR="007E3A4A">
        <w:t>Found</w:t>
      </w:r>
    </w:p>
    <w:p w:rsidR="007E3A4A" w:rsidRDefault="007E3A4A"/>
    <w:p w:rsidR="00BF7545" w:rsidRDefault="00B74D55">
      <w:r>
        <w:rPr>
          <w:noProof/>
        </w:rPr>
        <w:drawing>
          <wp:inline distT="0" distB="0" distL="0" distR="0" wp14:anchorId="01BEF96B" wp14:editId="167320F1">
            <wp:extent cx="5943600" cy="3218180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55" w:rsidRDefault="00B74D55"/>
    <w:p w:rsidR="00BF7545" w:rsidRDefault="00BF7545"/>
    <w:p w:rsidR="00BF7545" w:rsidRDefault="00BF7545"/>
    <w:p w:rsidR="00BF7545" w:rsidRDefault="00BF7545"/>
    <w:p w:rsidR="00AA2C62" w:rsidRDefault="00AA2C62" w:rsidP="00AA2C62">
      <w:pPr>
        <w:pStyle w:val="StyleHeading114ptBoldUnderlineLeft"/>
      </w:pPr>
      <w:bookmarkStart w:id="379" w:name="_Toc476586599"/>
      <w:r w:rsidRPr="00EA03DE">
        <w:t>1.</w:t>
      </w:r>
      <w:r>
        <w:t>51</w:t>
      </w:r>
      <w:r w:rsidRPr="00EA03DE">
        <w:t xml:space="preserve"> </w:t>
      </w:r>
      <w:r>
        <w:t>–Custom Health</w:t>
      </w:r>
      <w:bookmarkEnd w:id="379"/>
    </w:p>
    <w:p w:rsidR="0030601D" w:rsidRDefault="0030601D"/>
    <w:p w:rsidR="0030601D" w:rsidRDefault="0030601D"/>
    <w:p w:rsidR="0030601D" w:rsidRDefault="0030601D">
      <w:r>
        <w:rPr>
          <w:noProof/>
        </w:rPr>
        <w:drawing>
          <wp:inline distT="0" distB="0" distL="0" distR="0" wp14:anchorId="6CA7A56C" wp14:editId="7682144C">
            <wp:extent cx="5943600" cy="333184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1D" w:rsidRDefault="0030601D"/>
    <w:p w:rsidR="0093103A" w:rsidRDefault="0093103A">
      <w:r>
        <w:br w:type="page"/>
      </w:r>
    </w:p>
    <w:p w:rsidR="00884402" w:rsidRDefault="00884402" w:rsidP="00884402">
      <w:pPr>
        <w:pStyle w:val="StyleHeading114ptBoldUnderlineLeft"/>
      </w:pPr>
      <w:bookmarkStart w:id="380" w:name="_Toc476586600"/>
      <w:r w:rsidRPr="00EA03DE">
        <w:lastRenderedPageBreak/>
        <w:t>1.</w:t>
      </w:r>
      <w:r>
        <w:t>54</w:t>
      </w:r>
      <w:r w:rsidRPr="00EA03DE">
        <w:t xml:space="preserve"> </w:t>
      </w:r>
      <w:r>
        <w:t>–</w:t>
      </w:r>
      <w:r w:rsidRPr="00EA03DE">
        <w:t xml:space="preserve"> </w:t>
      </w:r>
      <w:r>
        <w:t>Metrics and Custom Metrics</w:t>
      </w:r>
      <w:bookmarkEnd w:id="380"/>
    </w:p>
    <w:p w:rsidR="006528EA" w:rsidRDefault="006528EA" w:rsidP="006528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A27B9" w:rsidRDefault="007A27B9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88440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9ACA53F" wp14:editId="4F4C48C3">
            <wp:extent cx="5943600" cy="539623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F47755" w:rsidRDefault="00F4775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47755" w:rsidRDefault="00F47755" w:rsidP="00F47755">
      <w:pPr>
        <w:pStyle w:val="StyleHeading114ptBoldUnderlineLeft"/>
      </w:pPr>
      <w:bookmarkStart w:id="381" w:name="_Toc476586601"/>
      <w:r w:rsidRPr="00EA03DE">
        <w:lastRenderedPageBreak/>
        <w:t>1.</w:t>
      </w:r>
      <w:r>
        <w:t>55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>
        <w:t>env</w:t>
      </w:r>
      <w:proofErr w:type="spellEnd"/>
      <w:r>
        <w:t xml:space="preserve"> endpoint</w:t>
      </w:r>
      <w:bookmarkEnd w:id="381"/>
    </w:p>
    <w:p w:rsidR="00F47755" w:rsidRDefault="00F47755" w:rsidP="00E03E10">
      <w:pPr>
        <w:pStyle w:val="StyleHeading114ptBoldUnderlineLeft"/>
      </w:pPr>
    </w:p>
    <w:p w:rsidR="00123F06" w:rsidRPr="00DB1FE4" w:rsidRDefault="00005FC7" w:rsidP="00DB1FE4">
      <w:hyperlink r:id="rId49" w:history="1">
        <w:r w:rsidR="00123F06" w:rsidRPr="00DB1FE4">
          <w:rPr>
            <w:rStyle w:val="Hyperlink"/>
            <w:color w:val="auto"/>
          </w:rPr>
          <w:t>http://localhost:8091/env</w:t>
        </w:r>
      </w:hyperlink>
    </w:p>
    <w:p w:rsidR="00123F06" w:rsidRDefault="00123F06" w:rsidP="00E03E10">
      <w:pPr>
        <w:pStyle w:val="StyleHeading114ptBoldUnderlineLeft"/>
      </w:pPr>
    </w:p>
    <w:p w:rsidR="00F47755" w:rsidRDefault="00F47755" w:rsidP="00DB1FE4">
      <w:r>
        <w:rPr>
          <w:noProof/>
        </w:rPr>
        <w:drawing>
          <wp:inline distT="0" distB="0" distL="0" distR="0" wp14:anchorId="0B6C811D" wp14:editId="5CA1FEF7">
            <wp:extent cx="5943600" cy="379920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55" w:rsidRDefault="00F47755" w:rsidP="00E03E10">
      <w:pPr>
        <w:pStyle w:val="StyleHeading114ptBoldUnderlineLeft"/>
      </w:pPr>
    </w:p>
    <w:p w:rsidR="009C5756" w:rsidRDefault="009C5756" w:rsidP="00E03E10">
      <w:pPr>
        <w:pStyle w:val="StyleHeading114ptBoldUnderlineLeft"/>
      </w:pPr>
    </w:p>
    <w:p w:rsidR="0026646B" w:rsidRDefault="0026646B"/>
    <w:p w:rsidR="0026646B" w:rsidRDefault="0026646B">
      <w:r>
        <w:br w:type="page"/>
      </w:r>
    </w:p>
    <w:p w:rsidR="0026646B" w:rsidRDefault="0026646B" w:rsidP="0026646B">
      <w:pPr>
        <w:pStyle w:val="StyleHeading114ptBoldUnderlineLeft"/>
      </w:pPr>
      <w:bookmarkStart w:id="382" w:name="_Toc476586602"/>
      <w:r w:rsidRPr="00EA03DE">
        <w:lastRenderedPageBreak/>
        <w:t>1.</w:t>
      </w:r>
      <w:r>
        <w:t>56</w:t>
      </w:r>
      <w:r w:rsidRPr="00EA03DE">
        <w:t xml:space="preserve"> </w:t>
      </w:r>
      <w:r>
        <w:t>–</w:t>
      </w:r>
      <w:r w:rsidRPr="00EA03DE">
        <w:t xml:space="preserve"> </w:t>
      </w:r>
      <w:r>
        <w:t>/beans endpoint</w:t>
      </w:r>
      <w:bookmarkEnd w:id="382"/>
    </w:p>
    <w:p w:rsidR="0026646B" w:rsidRDefault="0026646B"/>
    <w:p w:rsidR="0026646B" w:rsidRPr="000D7221" w:rsidRDefault="00005FC7">
      <w:hyperlink r:id="rId51" w:history="1">
        <w:r w:rsidR="0026646B" w:rsidRPr="00DB1FE4">
          <w:rPr>
            <w:rStyle w:val="Hyperlink"/>
            <w:color w:val="auto"/>
          </w:rPr>
          <w:t>http://localhost:8091/beans</w:t>
        </w:r>
      </w:hyperlink>
    </w:p>
    <w:p w:rsidR="0026646B" w:rsidRDefault="0026646B"/>
    <w:p w:rsidR="00CF197E" w:rsidRDefault="0026646B">
      <w:r>
        <w:rPr>
          <w:noProof/>
        </w:rPr>
        <w:drawing>
          <wp:inline distT="0" distB="0" distL="0" distR="0" wp14:anchorId="58C31DCB" wp14:editId="505ACA8A">
            <wp:extent cx="5943600" cy="32461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>
      <w:r>
        <w:br w:type="page"/>
      </w:r>
    </w:p>
    <w:p w:rsidR="00CF197E" w:rsidRDefault="00CF197E" w:rsidP="00CF197E">
      <w:pPr>
        <w:pStyle w:val="StyleHeading114ptBoldUnderlineLeft"/>
      </w:pPr>
      <w:bookmarkStart w:id="383" w:name="_Toc476586603"/>
      <w:r w:rsidRPr="00EA03DE">
        <w:lastRenderedPageBreak/>
        <w:t>1.</w:t>
      </w:r>
      <w:r>
        <w:t>57</w:t>
      </w:r>
      <w:r w:rsidRPr="00EA03DE">
        <w:t xml:space="preserve"> </w:t>
      </w:r>
      <w:r>
        <w:t>–</w:t>
      </w:r>
      <w:r w:rsidRPr="00EA03DE">
        <w:t xml:space="preserve"> </w:t>
      </w:r>
      <w:r>
        <w:t>/actuator endpoint</w:t>
      </w:r>
      <w:bookmarkEnd w:id="383"/>
    </w:p>
    <w:p w:rsidR="00CF197E" w:rsidRDefault="00CF197E" w:rsidP="00CF197E">
      <w:pPr>
        <w:pStyle w:val="StyleHeading114ptBoldUnderlineLeft"/>
      </w:pPr>
    </w:p>
    <w:p w:rsidR="00CF197E" w:rsidRDefault="00CF197E" w:rsidP="00DB1FE4">
      <w:r w:rsidRPr="00CF197E">
        <w:t>http://localhost:8091/actuator/#/actuator</w:t>
      </w:r>
    </w:p>
    <w:p w:rsidR="00CF197E" w:rsidRDefault="00CF197E"/>
    <w:p w:rsidR="00CF197E" w:rsidRDefault="00CF197E">
      <w:r>
        <w:rPr>
          <w:noProof/>
        </w:rPr>
        <w:drawing>
          <wp:inline distT="0" distB="0" distL="0" distR="0" wp14:anchorId="79AD69EC" wp14:editId="0CC57EAB">
            <wp:extent cx="5943600" cy="307848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/>
    <w:p w:rsidR="00CF197E" w:rsidRDefault="00CF197E"/>
    <w:p w:rsidR="004C4634" w:rsidRDefault="00CF197E">
      <w:r>
        <w:rPr>
          <w:noProof/>
        </w:rPr>
        <w:lastRenderedPageBreak/>
        <w:drawing>
          <wp:inline distT="0" distB="0" distL="0" distR="0" wp14:anchorId="19FB4D45" wp14:editId="58D006FD">
            <wp:extent cx="5943600" cy="51498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4" w:rsidRDefault="004C4634">
      <w:r>
        <w:br w:type="page"/>
      </w:r>
    </w:p>
    <w:p w:rsidR="004C4634" w:rsidRDefault="004C4634" w:rsidP="004C4634">
      <w:pPr>
        <w:pStyle w:val="StyleHeading114ptBoldUnderlineLeft"/>
      </w:pPr>
      <w:bookmarkStart w:id="384" w:name="_Toc476586604"/>
      <w:r w:rsidRPr="00EA03DE">
        <w:lastRenderedPageBreak/>
        <w:t>1.</w:t>
      </w:r>
      <w:r>
        <w:t>58</w:t>
      </w:r>
      <w:r w:rsidRPr="00EA03DE">
        <w:t xml:space="preserve"> </w:t>
      </w:r>
      <w:r>
        <w:t>–</w:t>
      </w:r>
      <w:r w:rsidRPr="00EA03DE">
        <w:t xml:space="preserve"> </w:t>
      </w:r>
      <w:r>
        <w:t>/dump endpoint</w:t>
      </w:r>
      <w:bookmarkEnd w:id="384"/>
    </w:p>
    <w:p w:rsidR="00AC5FBB" w:rsidRDefault="00AC5FBB" w:rsidP="004C4634">
      <w:pPr>
        <w:pStyle w:val="StyleHeading114ptBoldUnderlineLeft"/>
      </w:pPr>
    </w:p>
    <w:p w:rsidR="00AC5FBB" w:rsidRPr="00DB1FE4" w:rsidRDefault="00AC5FBB" w:rsidP="00DB1FE4">
      <w:r w:rsidRPr="00DB1FE4">
        <w:t>http://localhost:8091/dump</w:t>
      </w:r>
    </w:p>
    <w:p w:rsidR="004C4634" w:rsidRDefault="004C4634"/>
    <w:p w:rsidR="004E6236" w:rsidRDefault="004C4634">
      <w:r>
        <w:rPr>
          <w:noProof/>
        </w:rPr>
        <w:drawing>
          <wp:inline distT="0" distB="0" distL="0" distR="0" wp14:anchorId="4E0C1409" wp14:editId="40697443">
            <wp:extent cx="5943600" cy="25069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/>
    <w:p w:rsidR="004E6236" w:rsidRDefault="004E6236"/>
    <w:p w:rsidR="004E6236" w:rsidRDefault="004E6236">
      <w:r>
        <w:br w:type="page"/>
      </w:r>
    </w:p>
    <w:p w:rsidR="004E6236" w:rsidRDefault="004E6236" w:rsidP="004E6236">
      <w:pPr>
        <w:pStyle w:val="StyleHeading114ptBoldUnderlineLeft"/>
      </w:pPr>
      <w:bookmarkStart w:id="385" w:name="_Toc476586605"/>
      <w:r w:rsidRPr="00EA03DE">
        <w:lastRenderedPageBreak/>
        <w:t>1.</w:t>
      </w:r>
      <w:r>
        <w:t>59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 w:rsidR="000D7221">
        <w:t>logfile</w:t>
      </w:r>
      <w:proofErr w:type="spellEnd"/>
      <w:r>
        <w:t xml:space="preserve"> endpoint</w:t>
      </w:r>
      <w:bookmarkEnd w:id="385"/>
    </w:p>
    <w:p w:rsidR="004E6236" w:rsidRDefault="004E6236" w:rsidP="004E6236">
      <w:pPr>
        <w:pStyle w:val="StyleHeading114ptBoldUnderlineLeft"/>
      </w:pPr>
    </w:p>
    <w:p w:rsidR="000D7221" w:rsidRDefault="000D7221" w:rsidP="000D7221">
      <w:r w:rsidRPr="004E6236">
        <w:t>http://localhost:8091/logfile</w:t>
      </w:r>
    </w:p>
    <w:p w:rsidR="000D7221" w:rsidRDefault="000D7221" w:rsidP="004E6236">
      <w:pPr>
        <w:pStyle w:val="StyleHeading114ptBoldUnderlineLeft"/>
      </w:pPr>
    </w:p>
    <w:p w:rsidR="004E6236" w:rsidRDefault="004E6236" w:rsidP="00DB1FE4">
      <w:r>
        <w:rPr>
          <w:noProof/>
        </w:rPr>
        <w:drawing>
          <wp:inline distT="0" distB="0" distL="0" distR="0" wp14:anchorId="6E4FC486" wp14:editId="0533407E">
            <wp:extent cx="5943600" cy="21615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 w:rsidP="004E6236">
      <w:pPr>
        <w:pStyle w:val="StyleHeading114ptBoldUnderlineLeft"/>
      </w:pPr>
    </w:p>
    <w:p w:rsidR="004E6236" w:rsidRDefault="004E6236" w:rsidP="004E6236">
      <w:pPr>
        <w:pStyle w:val="StyleHeading114ptBoldUnderlineLeft"/>
      </w:pPr>
    </w:p>
    <w:p w:rsidR="004E6236" w:rsidRDefault="004E6236"/>
    <w:p w:rsidR="0035284D" w:rsidRDefault="0035284D" w:rsidP="0035284D">
      <w:pPr>
        <w:pStyle w:val="StyleHeading114ptBoldUnderlineLeft"/>
      </w:pPr>
      <w:bookmarkStart w:id="386" w:name="_Toc476586606"/>
      <w:r w:rsidRPr="00EA03DE">
        <w:t>1.</w:t>
      </w:r>
      <w:r>
        <w:t>60</w:t>
      </w:r>
      <w:r w:rsidRPr="00EA03DE">
        <w:t xml:space="preserve"> </w:t>
      </w:r>
      <w:r>
        <w:t>–Conclusion</w:t>
      </w:r>
      <w:bookmarkEnd w:id="386"/>
    </w:p>
    <w:p w:rsidR="0035284D" w:rsidRDefault="0035284D" w:rsidP="001409E7"/>
    <w:p w:rsidR="009C5756" w:rsidRPr="001409E7" w:rsidRDefault="009C5756" w:rsidP="001409E7">
      <w:r w:rsidRPr="001409E7">
        <w:t>This document listed the steps as well as provided the explanation of creating a Spring Boot application based on Spring Cloud Service Discovery.</w:t>
      </w:r>
    </w:p>
    <w:p w:rsidR="005A35B4" w:rsidRPr="00BD5603" w:rsidRDefault="005A35B4" w:rsidP="001409E7">
      <w:pPr>
        <w:pStyle w:val="h1"/>
        <w:rPr>
          <w:b/>
          <w:bCs/>
          <w:sz w:val="36"/>
        </w:rPr>
      </w:pPr>
    </w:p>
    <w:sectPr w:rsidR="005A35B4" w:rsidRPr="00BD5603" w:rsidSect="001409E7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pgSz w:w="12240" w:h="15840" w:code="1"/>
      <w:pgMar w:top="1440" w:right="1440" w:bottom="1152" w:left="1152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5FC7" w:rsidRDefault="00005FC7">
      <w:r>
        <w:separator/>
      </w:r>
    </w:p>
  </w:endnote>
  <w:endnote w:type="continuationSeparator" w:id="0">
    <w:p w:rsidR="00005FC7" w:rsidRDefault="00005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05FC">
      <w:rPr>
        <w:rStyle w:val="PageNumber"/>
        <w:noProof/>
      </w:rPr>
      <w:t>3</w: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Pr="00AC7900" w:rsidRDefault="00E729E8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29E8" w:rsidRDefault="00E729E8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D70EF">
      <w:rPr>
        <w:rStyle w:val="PageNumber"/>
        <w:noProof/>
      </w:rPr>
      <w:t>50</w:t>
    </w:r>
    <w:r>
      <w:rPr>
        <w:rStyle w:val="PageNumber"/>
      </w:rPr>
      <w:fldChar w:fldCharType="end"/>
    </w:r>
  </w:p>
  <w:p w:rsidR="00E729E8" w:rsidRPr="00544DAE" w:rsidRDefault="00E729E8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5FC7" w:rsidRDefault="00005FC7">
      <w:r>
        <w:separator/>
      </w:r>
    </w:p>
  </w:footnote>
  <w:footnote w:type="continuationSeparator" w:id="0">
    <w:p w:rsidR="00005FC7" w:rsidRDefault="00005F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9E8" w:rsidRDefault="00E729E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5B50B1"/>
    <w:multiLevelType w:val="hybridMultilevel"/>
    <w:tmpl w:val="A4C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6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029390D"/>
    <w:multiLevelType w:val="hybridMultilevel"/>
    <w:tmpl w:val="D82A3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2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5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8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5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7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8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2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4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4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8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9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50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1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2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4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6"/>
  </w:num>
  <w:num w:numId="2">
    <w:abstractNumId w:val="50"/>
  </w:num>
  <w:num w:numId="3">
    <w:abstractNumId w:val="39"/>
  </w:num>
  <w:num w:numId="4">
    <w:abstractNumId w:val="15"/>
  </w:num>
  <w:num w:numId="5">
    <w:abstractNumId w:val="52"/>
  </w:num>
  <w:num w:numId="6">
    <w:abstractNumId w:val="38"/>
  </w:num>
  <w:num w:numId="7">
    <w:abstractNumId w:val="0"/>
  </w:num>
  <w:num w:numId="8">
    <w:abstractNumId w:val="7"/>
  </w:num>
  <w:num w:numId="9">
    <w:abstractNumId w:val="18"/>
  </w:num>
  <w:num w:numId="10">
    <w:abstractNumId w:val="21"/>
  </w:num>
  <w:num w:numId="11">
    <w:abstractNumId w:val="37"/>
  </w:num>
  <w:num w:numId="12">
    <w:abstractNumId w:val="46"/>
  </w:num>
  <w:num w:numId="13">
    <w:abstractNumId w:val="48"/>
  </w:num>
  <w:num w:numId="14">
    <w:abstractNumId w:val="51"/>
  </w:num>
  <w:num w:numId="15">
    <w:abstractNumId w:val="27"/>
  </w:num>
  <w:num w:numId="16">
    <w:abstractNumId w:val="5"/>
  </w:num>
  <w:num w:numId="17">
    <w:abstractNumId w:val="29"/>
  </w:num>
  <w:num w:numId="18">
    <w:abstractNumId w:val="26"/>
  </w:num>
  <w:num w:numId="19">
    <w:abstractNumId w:val="49"/>
  </w:num>
  <w:num w:numId="20">
    <w:abstractNumId w:val="16"/>
  </w:num>
  <w:num w:numId="21">
    <w:abstractNumId w:val="30"/>
  </w:num>
  <w:num w:numId="22">
    <w:abstractNumId w:val="14"/>
  </w:num>
  <w:num w:numId="23">
    <w:abstractNumId w:val="44"/>
  </w:num>
  <w:num w:numId="24">
    <w:abstractNumId w:val="34"/>
  </w:num>
  <w:num w:numId="25">
    <w:abstractNumId w:val="54"/>
  </w:num>
  <w:num w:numId="26">
    <w:abstractNumId w:val="2"/>
  </w:num>
  <w:num w:numId="27">
    <w:abstractNumId w:val="40"/>
  </w:num>
  <w:num w:numId="28">
    <w:abstractNumId w:val="41"/>
  </w:num>
  <w:num w:numId="29">
    <w:abstractNumId w:val="28"/>
  </w:num>
  <w:num w:numId="30">
    <w:abstractNumId w:val="20"/>
  </w:num>
  <w:num w:numId="31">
    <w:abstractNumId w:val="1"/>
  </w:num>
  <w:num w:numId="32">
    <w:abstractNumId w:val="19"/>
  </w:num>
  <w:num w:numId="33">
    <w:abstractNumId w:val="8"/>
  </w:num>
  <w:num w:numId="34">
    <w:abstractNumId w:val="17"/>
  </w:num>
  <w:num w:numId="35">
    <w:abstractNumId w:val="24"/>
  </w:num>
  <w:num w:numId="36">
    <w:abstractNumId w:val="31"/>
  </w:num>
  <w:num w:numId="37">
    <w:abstractNumId w:val="23"/>
  </w:num>
  <w:num w:numId="38">
    <w:abstractNumId w:val="32"/>
  </w:num>
  <w:num w:numId="39">
    <w:abstractNumId w:val="11"/>
  </w:num>
  <w:num w:numId="40">
    <w:abstractNumId w:val="25"/>
  </w:num>
  <w:num w:numId="41">
    <w:abstractNumId w:val="45"/>
  </w:num>
  <w:num w:numId="42">
    <w:abstractNumId w:val="4"/>
  </w:num>
  <w:num w:numId="43">
    <w:abstractNumId w:val="13"/>
  </w:num>
  <w:num w:numId="44">
    <w:abstractNumId w:val="35"/>
  </w:num>
  <w:num w:numId="45">
    <w:abstractNumId w:val="55"/>
  </w:num>
  <w:num w:numId="46">
    <w:abstractNumId w:val="43"/>
  </w:num>
  <w:num w:numId="47">
    <w:abstractNumId w:val="42"/>
  </w:num>
  <w:num w:numId="48">
    <w:abstractNumId w:val="12"/>
  </w:num>
  <w:num w:numId="49">
    <w:abstractNumId w:val="33"/>
  </w:num>
  <w:num w:numId="50">
    <w:abstractNumId w:val="10"/>
  </w:num>
  <w:num w:numId="51">
    <w:abstractNumId w:val="53"/>
  </w:num>
  <w:num w:numId="52">
    <w:abstractNumId w:val="47"/>
  </w:num>
  <w:num w:numId="53">
    <w:abstractNumId w:val="6"/>
  </w:num>
  <w:num w:numId="54">
    <w:abstractNumId w:val="22"/>
  </w:num>
  <w:num w:numId="55">
    <w:abstractNumId w:val="9"/>
  </w:num>
  <w:num w:numId="56">
    <w:abstractNumId w:val="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05FC7"/>
    <w:rsid w:val="00020246"/>
    <w:rsid w:val="00026574"/>
    <w:rsid w:val="000367BB"/>
    <w:rsid w:val="0004485A"/>
    <w:rsid w:val="00047103"/>
    <w:rsid w:val="00050619"/>
    <w:rsid w:val="000509B4"/>
    <w:rsid w:val="00053FFA"/>
    <w:rsid w:val="00054B19"/>
    <w:rsid w:val="0006154B"/>
    <w:rsid w:val="00062AF2"/>
    <w:rsid w:val="00081412"/>
    <w:rsid w:val="000834C6"/>
    <w:rsid w:val="00094A4A"/>
    <w:rsid w:val="000B094B"/>
    <w:rsid w:val="000C0FD9"/>
    <w:rsid w:val="000D0FC7"/>
    <w:rsid w:val="000D3448"/>
    <w:rsid w:val="000D4D7D"/>
    <w:rsid w:val="000D586A"/>
    <w:rsid w:val="000D5907"/>
    <w:rsid w:val="000D7221"/>
    <w:rsid w:val="000E06E0"/>
    <w:rsid w:val="000F29D1"/>
    <w:rsid w:val="000F3833"/>
    <w:rsid w:val="000F3A74"/>
    <w:rsid w:val="000F44A3"/>
    <w:rsid w:val="000F4EA2"/>
    <w:rsid w:val="000F587C"/>
    <w:rsid w:val="000F591E"/>
    <w:rsid w:val="000F5F8E"/>
    <w:rsid w:val="000F645F"/>
    <w:rsid w:val="000F77C5"/>
    <w:rsid w:val="00106AE9"/>
    <w:rsid w:val="001124C4"/>
    <w:rsid w:val="0011338C"/>
    <w:rsid w:val="00117A0A"/>
    <w:rsid w:val="00117E4C"/>
    <w:rsid w:val="00121D42"/>
    <w:rsid w:val="00122EF6"/>
    <w:rsid w:val="00123A21"/>
    <w:rsid w:val="00123F06"/>
    <w:rsid w:val="00123FCB"/>
    <w:rsid w:val="0012448C"/>
    <w:rsid w:val="00126F8A"/>
    <w:rsid w:val="00127D9F"/>
    <w:rsid w:val="001307F9"/>
    <w:rsid w:val="001359DF"/>
    <w:rsid w:val="001409E7"/>
    <w:rsid w:val="00141E68"/>
    <w:rsid w:val="00153AE2"/>
    <w:rsid w:val="00165777"/>
    <w:rsid w:val="0016719C"/>
    <w:rsid w:val="00167476"/>
    <w:rsid w:val="00167874"/>
    <w:rsid w:val="001853D7"/>
    <w:rsid w:val="00190AFE"/>
    <w:rsid w:val="00195EC0"/>
    <w:rsid w:val="001962BE"/>
    <w:rsid w:val="00196E4D"/>
    <w:rsid w:val="001A4B38"/>
    <w:rsid w:val="001B1D4F"/>
    <w:rsid w:val="001C04C0"/>
    <w:rsid w:val="001C579D"/>
    <w:rsid w:val="001D1200"/>
    <w:rsid w:val="001E3BF5"/>
    <w:rsid w:val="001F2937"/>
    <w:rsid w:val="001F3C22"/>
    <w:rsid w:val="00207478"/>
    <w:rsid w:val="00207B09"/>
    <w:rsid w:val="00212540"/>
    <w:rsid w:val="00217229"/>
    <w:rsid w:val="00222D36"/>
    <w:rsid w:val="00224EF7"/>
    <w:rsid w:val="00226C02"/>
    <w:rsid w:val="002310DA"/>
    <w:rsid w:val="0023160F"/>
    <w:rsid w:val="00232362"/>
    <w:rsid w:val="00234801"/>
    <w:rsid w:val="0023550C"/>
    <w:rsid w:val="00243C3F"/>
    <w:rsid w:val="002475D2"/>
    <w:rsid w:val="00250326"/>
    <w:rsid w:val="002612E3"/>
    <w:rsid w:val="00262922"/>
    <w:rsid w:val="002630BF"/>
    <w:rsid w:val="002638CF"/>
    <w:rsid w:val="0026646B"/>
    <w:rsid w:val="0026773A"/>
    <w:rsid w:val="002843FA"/>
    <w:rsid w:val="002A1C61"/>
    <w:rsid w:val="002A37B7"/>
    <w:rsid w:val="002A384F"/>
    <w:rsid w:val="002A4182"/>
    <w:rsid w:val="002A7CB9"/>
    <w:rsid w:val="002B08AE"/>
    <w:rsid w:val="002B11A7"/>
    <w:rsid w:val="002B267C"/>
    <w:rsid w:val="002B6951"/>
    <w:rsid w:val="002C165F"/>
    <w:rsid w:val="002C51AA"/>
    <w:rsid w:val="002D0329"/>
    <w:rsid w:val="002D0935"/>
    <w:rsid w:val="002D4316"/>
    <w:rsid w:val="002E6004"/>
    <w:rsid w:val="002F2373"/>
    <w:rsid w:val="002F5FB1"/>
    <w:rsid w:val="003004BC"/>
    <w:rsid w:val="003005F6"/>
    <w:rsid w:val="0030601D"/>
    <w:rsid w:val="003075A9"/>
    <w:rsid w:val="0031399E"/>
    <w:rsid w:val="003231FC"/>
    <w:rsid w:val="00324D6C"/>
    <w:rsid w:val="00325317"/>
    <w:rsid w:val="003270EB"/>
    <w:rsid w:val="00334477"/>
    <w:rsid w:val="00341BC5"/>
    <w:rsid w:val="00350F7F"/>
    <w:rsid w:val="0035284D"/>
    <w:rsid w:val="00362BD9"/>
    <w:rsid w:val="00362E42"/>
    <w:rsid w:val="0036301F"/>
    <w:rsid w:val="00371252"/>
    <w:rsid w:val="00374667"/>
    <w:rsid w:val="0037790C"/>
    <w:rsid w:val="00391896"/>
    <w:rsid w:val="003A5E58"/>
    <w:rsid w:val="003A6061"/>
    <w:rsid w:val="003A7416"/>
    <w:rsid w:val="003B08EA"/>
    <w:rsid w:val="003B37CC"/>
    <w:rsid w:val="003B6B5F"/>
    <w:rsid w:val="003C5D82"/>
    <w:rsid w:val="003D078A"/>
    <w:rsid w:val="003D0FDF"/>
    <w:rsid w:val="003D6C9B"/>
    <w:rsid w:val="003D7063"/>
    <w:rsid w:val="003E2C60"/>
    <w:rsid w:val="003E2F3F"/>
    <w:rsid w:val="003F025C"/>
    <w:rsid w:val="003F0A07"/>
    <w:rsid w:val="003F285B"/>
    <w:rsid w:val="004037B3"/>
    <w:rsid w:val="00405AF0"/>
    <w:rsid w:val="00411A75"/>
    <w:rsid w:val="00426116"/>
    <w:rsid w:val="0043741D"/>
    <w:rsid w:val="00440985"/>
    <w:rsid w:val="00440B3B"/>
    <w:rsid w:val="0044397D"/>
    <w:rsid w:val="00444BEA"/>
    <w:rsid w:val="00450922"/>
    <w:rsid w:val="004530E4"/>
    <w:rsid w:val="00462E35"/>
    <w:rsid w:val="0046372A"/>
    <w:rsid w:val="004646EA"/>
    <w:rsid w:val="004700BC"/>
    <w:rsid w:val="00472D8A"/>
    <w:rsid w:val="004740C1"/>
    <w:rsid w:val="00481184"/>
    <w:rsid w:val="00491327"/>
    <w:rsid w:val="00491F4C"/>
    <w:rsid w:val="00492DD2"/>
    <w:rsid w:val="004A50EE"/>
    <w:rsid w:val="004A7020"/>
    <w:rsid w:val="004C2475"/>
    <w:rsid w:val="004C4634"/>
    <w:rsid w:val="004D169D"/>
    <w:rsid w:val="004E0D56"/>
    <w:rsid w:val="004E6236"/>
    <w:rsid w:val="004E75A5"/>
    <w:rsid w:val="004F395B"/>
    <w:rsid w:val="004F6E39"/>
    <w:rsid w:val="00505ECF"/>
    <w:rsid w:val="00507F2D"/>
    <w:rsid w:val="00512962"/>
    <w:rsid w:val="00517759"/>
    <w:rsid w:val="00525F26"/>
    <w:rsid w:val="00530204"/>
    <w:rsid w:val="00535B6C"/>
    <w:rsid w:val="00536038"/>
    <w:rsid w:val="00542D9C"/>
    <w:rsid w:val="0054427D"/>
    <w:rsid w:val="00544DAE"/>
    <w:rsid w:val="0054560C"/>
    <w:rsid w:val="0055160B"/>
    <w:rsid w:val="00570E53"/>
    <w:rsid w:val="0057222C"/>
    <w:rsid w:val="005736D0"/>
    <w:rsid w:val="00580E7D"/>
    <w:rsid w:val="005A1E3C"/>
    <w:rsid w:val="005A35B4"/>
    <w:rsid w:val="005C15DA"/>
    <w:rsid w:val="005D0CBD"/>
    <w:rsid w:val="005D19C5"/>
    <w:rsid w:val="005D3543"/>
    <w:rsid w:val="005E38FE"/>
    <w:rsid w:val="005F512D"/>
    <w:rsid w:val="005F7B93"/>
    <w:rsid w:val="00601712"/>
    <w:rsid w:val="00602B1C"/>
    <w:rsid w:val="0060649C"/>
    <w:rsid w:val="006064B1"/>
    <w:rsid w:val="00606F5F"/>
    <w:rsid w:val="00610E31"/>
    <w:rsid w:val="00624357"/>
    <w:rsid w:val="006279D7"/>
    <w:rsid w:val="00632342"/>
    <w:rsid w:val="006379AB"/>
    <w:rsid w:val="006528EA"/>
    <w:rsid w:val="006532F4"/>
    <w:rsid w:val="00654D54"/>
    <w:rsid w:val="00660D72"/>
    <w:rsid w:val="00665EF6"/>
    <w:rsid w:val="006702F0"/>
    <w:rsid w:val="00671AF8"/>
    <w:rsid w:val="00673EC6"/>
    <w:rsid w:val="00676ADA"/>
    <w:rsid w:val="0067746D"/>
    <w:rsid w:val="00682648"/>
    <w:rsid w:val="00682868"/>
    <w:rsid w:val="006851EA"/>
    <w:rsid w:val="006869C4"/>
    <w:rsid w:val="006930F5"/>
    <w:rsid w:val="00695027"/>
    <w:rsid w:val="006A0E76"/>
    <w:rsid w:val="006A51F1"/>
    <w:rsid w:val="006B1907"/>
    <w:rsid w:val="006B4A29"/>
    <w:rsid w:val="006B7962"/>
    <w:rsid w:val="006C0A8D"/>
    <w:rsid w:val="006C4A17"/>
    <w:rsid w:val="006D003C"/>
    <w:rsid w:val="006D0E46"/>
    <w:rsid w:val="006D1A19"/>
    <w:rsid w:val="006D3F30"/>
    <w:rsid w:val="006D74ED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418CE"/>
    <w:rsid w:val="00742392"/>
    <w:rsid w:val="00744834"/>
    <w:rsid w:val="00745346"/>
    <w:rsid w:val="00746499"/>
    <w:rsid w:val="00747448"/>
    <w:rsid w:val="007628CC"/>
    <w:rsid w:val="0076468C"/>
    <w:rsid w:val="00783030"/>
    <w:rsid w:val="00785492"/>
    <w:rsid w:val="00785B53"/>
    <w:rsid w:val="0079374B"/>
    <w:rsid w:val="00795A61"/>
    <w:rsid w:val="007A27B9"/>
    <w:rsid w:val="007A5BFA"/>
    <w:rsid w:val="007C7849"/>
    <w:rsid w:val="007E3A4A"/>
    <w:rsid w:val="007E5037"/>
    <w:rsid w:val="007F3C85"/>
    <w:rsid w:val="008046B5"/>
    <w:rsid w:val="00805A90"/>
    <w:rsid w:val="0080603F"/>
    <w:rsid w:val="00806B6D"/>
    <w:rsid w:val="00810DB5"/>
    <w:rsid w:val="0082386D"/>
    <w:rsid w:val="008275AE"/>
    <w:rsid w:val="0083616E"/>
    <w:rsid w:val="008363E5"/>
    <w:rsid w:val="00854787"/>
    <w:rsid w:val="00857163"/>
    <w:rsid w:val="008573A9"/>
    <w:rsid w:val="00865881"/>
    <w:rsid w:val="00866C7F"/>
    <w:rsid w:val="00867271"/>
    <w:rsid w:val="00871E1A"/>
    <w:rsid w:val="008811C5"/>
    <w:rsid w:val="00884402"/>
    <w:rsid w:val="008857C7"/>
    <w:rsid w:val="008B1A4C"/>
    <w:rsid w:val="008C0AF9"/>
    <w:rsid w:val="008C77C5"/>
    <w:rsid w:val="008D3D62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1290A"/>
    <w:rsid w:val="00916969"/>
    <w:rsid w:val="009223B1"/>
    <w:rsid w:val="00922BD2"/>
    <w:rsid w:val="0092514C"/>
    <w:rsid w:val="009258FD"/>
    <w:rsid w:val="00925E00"/>
    <w:rsid w:val="00930E1A"/>
    <w:rsid w:val="0093103A"/>
    <w:rsid w:val="00944A4F"/>
    <w:rsid w:val="0095242E"/>
    <w:rsid w:val="00953C57"/>
    <w:rsid w:val="00957BC8"/>
    <w:rsid w:val="009630C6"/>
    <w:rsid w:val="009651F8"/>
    <w:rsid w:val="00974881"/>
    <w:rsid w:val="009846EC"/>
    <w:rsid w:val="00985601"/>
    <w:rsid w:val="0098588B"/>
    <w:rsid w:val="0099045A"/>
    <w:rsid w:val="00991D08"/>
    <w:rsid w:val="009920E0"/>
    <w:rsid w:val="009A396E"/>
    <w:rsid w:val="009A4EE5"/>
    <w:rsid w:val="009A6A96"/>
    <w:rsid w:val="009B006C"/>
    <w:rsid w:val="009B199D"/>
    <w:rsid w:val="009C4D2A"/>
    <w:rsid w:val="009C5756"/>
    <w:rsid w:val="009D333E"/>
    <w:rsid w:val="009E1FAA"/>
    <w:rsid w:val="009E7724"/>
    <w:rsid w:val="009F387C"/>
    <w:rsid w:val="009F7E77"/>
    <w:rsid w:val="00A01EE9"/>
    <w:rsid w:val="00A150B8"/>
    <w:rsid w:val="00A20A0F"/>
    <w:rsid w:val="00A21E56"/>
    <w:rsid w:val="00A24C80"/>
    <w:rsid w:val="00A40FD9"/>
    <w:rsid w:val="00A47447"/>
    <w:rsid w:val="00A4755A"/>
    <w:rsid w:val="00A72E11"/>
    <w:rsid w:val="00A7317E"/>
    <w:rsid w:val="00A76C36"/>
    <w:rsid w:val="00A8458E"/>
    <w:rsid w:val="00AA18E5"/>
    <w:rsid w:val="00AA2C62"/>
    <w:rsid w:val="00AB25C9"/>
    <w:rsid w:val="00AB46EF"/>
    <w:rsid w:val="00AC05F8"/>
    <w:rsid w:val="00AC12FC"/>
    <w:rsid w:val="00AC5FBB"/>
    <w:rsid w:val="00AC7900"/>
    <w:rsid w:val="00AD37B7"/>
    <w:rsid w:val="00AD687B"/>
    <w:rsid w:val="00B002E2"/>
    <w:rsid w:val="00B0133E"/>
    <w:rsid w:val="00B144BA"/>
    <w:rsid w:val="00B205FC"/>
    <w:rsid w:val="00B221C0"/>
    <w:rsid w:val="00B26C73"/>
    <w:rsid w:val="00B30A6C"/>
    <w:rsid w:val="00B3383A"/>
    <w:rsid w:val="00B471FF"/>
    <w:rsid w:val="00B54E30"/>
    <w:rsid w:val="00B5711F"/>
    <w:rsid w:val="00B62572"/>
    <w:rsid w:val="00B664D5"/>
    <w:rsid w:val="00B675E5"/>
    <w:rsid w:val="00B72EA9"/>
    <w:rsid w:val="00B72FEB"/>
    <w:rsid w:val="00B74D55"/>
    <w:rsid w:val="00B7784B"/>
    <w:rsid w:val="00B86B1C"/>
    <w:rsid w:val="00B90997"/>
    <w:rsid w:val="00B9500E"/>
    <w:rsid w:val="00BA150B"/>
    <w:rsid w:val="00BB59C9"/>
    <w:rsid w:val="00BB6E98"/>
    <w:rsid w:val="00BC08C6"/>
    <w:rsid w:val="00BC25EC"/>
    <w:rsid w:val="00BC70D8"/>
    <w:rsid w:val="00BD3279"/>
    <w:rsid w:val="00BD37D0"/>
    <w:rsid w:val="00BD42C0"/>
    <w:rsid w:val="00BD500E"/>
    <w:rsid w:val="00BD5603"/>
    <w:rsid w:val="00BE3E08"/>
    <w:rsid w:val="00BE7637"/>
    <w:rsid w:val="00BE796A"/>
    <w:rsid w:val="00BE7A1E"/>
    <w:rsid w:val="00BF53DB"/>
    <w:rsid w:val="00BF7545"/>
    <w:rsid w:val="00C01B88"/>
    <w:rsid w:val="00C07774"/>
    <w:rsid w:val="00C14924"/>
    <w:rsid w:val="00C15A19"/>
    <w:rsid w:val="00C218E4"/>
    <w:rsid w:val="00C22F37"/>
    <w:rsid w:val="00C32243"/>
    <w:rsid w:val="00C34779"/>
    <w:rsid w:val="00C36888"/>
    <w:rsid w:val="00C37EC7"/>
    <w:rsid w:val="00C43388"/>
    <w:rsid w:val="00C472F1"/>
    <w:rsid w:val="00C50CE0"/>
    <w:rsid w:val="00C51F1A"/>
    <w:rsid w:val="00C5550C"/>
    <w:rsid w:val="00C75261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6D7B"/>
    <w:rsid w:val="00CC7A3C"/>
    <w:rsid w:val="00CD70EF"/>
    <w:rsid w:val="00CE69D8"/>
    <w:rsid w:val="00CE772D"/>
    <w:rsid w:val="00CF197E"/>
    <w:rsid w:val="00CF775B"/>
    <w:rsid w:val="00D01643"/>
    <w:rsid w:val="00D0552C"/>
    <w:rsid w:val="00D10A45"/>
    <w:rsid w:val="00D119FE"/>
    <w:rsid w:val="00D122E9"/>
    <w:rsid w:val="00D12F83"/>
    <w:rsid w:val="00D2025B"/>
    <w:rsid w:val="00D22FEA"/>
    <w:rsid w:val="00D230FE"/>
    <w:rsid w:val="00D23221"/>
    <w:rsid w:val="00D2606C"/>
    <w:rsid w:val="00D37577"/>
    <w:rsid w:val="00D438A2"/>
    <w:rsid w:val="00D43A29"/>
    <w:rsid w:val="00D51798"/>
    <w:rsid w:val="00D603E9"/>
    <w:rsid w:val="00D62F92"/>
    <w:rsid w:val="00D63D39"/>
    <w:rsid w:val="00D66FFA"/>
    <w:rsid w:val="00D702B8"/>
    <w:rsid w:val="00D73E1D"/>
    <w:rsid w:val="00D77338"/>
    <w:rsid w:val="00D857DB"/>
    <w:rsid w:val="00D97DAA"/>
    <w:rsid w:val="00DA4AC6"/>
    <w:rsid w:val="00DB1A52"/>
    <w:rsid w:val="00DB1FE4"/>
    <w:rsid w:val="00DB5929"/>
    <w:rsid w:val="00DD5418"/>
    <w:rsid w:val="00DE2B28"/>
    <w:rsid w:val="00DE3E2F"/>
    <w:rsid w:val="00E01E4D"/>
    <w:rsid w:val="00E02458"/>
    <w:rsid w:val="00E03E10"/>
    <w:rsid w:val="00E06E77"/>
    <w:rsid w:val="00E10142"/>
    <w:rsid w:val="00E11481"/>
    <w:rsid w:val="00E1369B"/>
    <w:rsid w:val="00E1501E"/>
    <w:rsid w:val="00E23FC5"/>
    <w:rsid w:val="00E25DA8"/>
    <w:rsid w:val="00E279D2"/>
    <w:rsid w:val="00E30970"/>
    <w:rsid w:val="00E377FF"/>
    <w:rsid w:val="00E409D2"/>
    <w:rsid w:val="00E43C1B"/>
    <w:rsid w:val="00E509F9"/>
    <w:rsid w:val="00E55592"/>
    <w:rsid w:val="00E729E8"/>
    <w:rsid w:val="00E74859"/>
    <w:rsid w:val="00E75A8F"/>
    <w:rsid w:val="00E770C1"/>
    <w:rsid w:val="00E857B2"/>
    <w:rsid w:val="00E95C66"/>
    <w:rsid w:val="00EA56CB"/>
    <w:rsid w:val="00EA56DE"/>
    <w:rsid w:val="00EB402A"/>
    <w:rsid w:val="00EB6425"/>
    <w:rsid w:val="00EB7E4E"/>
    <w:rsid w:val="00EC1642"/>
    <w:rsid w:val="00EC74FD"/>
    <w:rsid w:val="00ED7055"/>
    <w:rsid w:val="00EE167D"/>
    <w:rsid w:val="00EE2221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444ED"/>
    <w:rsid w:val="00F44E99"/>
    <w:rsid w:val="00F47755"/>
    <w:rsid w:val="00F7098C"/>
    <w:rsid w:val="00F7357A"/>
    <w:rsid w:val="00F83319"/>
    <w:rsid w:val="00F85106"/>
    <w:rsid w:val="00F92295"/>
    <w:rsid w:val="00F93B88"/>
    <w:rsid w:val="00F94510"/>
    <w:rsid w:val="00FA2E88"/>
    <w:rsid w:val="00FB14EA"/>
    <w:rsid w:val="00FB256A"/>
    <w:rsid w:val="00FB36E8"/>
    <w:rsid w:val="00FB4F58"/>
    <w:rsid w:val="00FB6F1E"/>
    <w:rsid w:val="00FC68B9"/>
    <w:rsid w:val="00FD275D"/>
    <w:rsid w:val="00FD6418"/>
    <w:rsid w:val="00FD7055"/>
    <w:rsid w:val="00FE3307"/>
    <w:rsid w:val="00FE43A3"/>
    <w:rsid w:val="00FF5BF1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ocalhost:8090/rsmortgage-personservice/v1/person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http://localhost:8090/rsmortgage-personservice/v1/person/11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90/rsmortgage-personservice/v1/person" TargetMode="External"/><Relationship Id="rId49" Type="http://schemas.openxmlformats.org/officeDocument/2006/relationships/hyperlink" Target="http://localhost:8091/env" TargetMode="External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://localhost:8091/beans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63</Pages>
  <Words>5480</Words>
  <Characters>31237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36644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25</cp:revision>
  <cp:lastPrinted>2017-03-04T14:19:00Z</cp:lastPrinted>
  <dcterms:created xsi:type="dcterms:W3CDTF">2017-03-04T13:55:00Z</dcterms:created>
  <dcterms:modified xsi:type="dcterms:W3CDTF">2017-04-30T13:05:00Z</dcterms:modified>
</cp:coreProperties>
</file>