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935" w:rsidRDefault="002D0935" w:rsidP="00871E1A">
      <w:pPr>
        <w:pStyle w:val="BodyText"/>
        <w:framePr w:wrap="auto" w:vAnchor="page" w:hAnchor="page" w:x="1261" w:y="1153"/>
      </w:pPr>
      <w:r>
        <w:t xml:space="preserve">                                                                                                                             </w:t>
      </w:r>
    </w:p>
    <w:p w:rsidR="00871E1A" w:rsidRPr="00871E1A" w:rsidRDefault="0046372A" w:rsidP="00871E1A">
      <w:pPr>
        <w:pStyle w:val="BodyText"/>
        <w:framePr w:wrap="auto" w:vAnchor="page" w:hAnchor="page" w:x="1261" w:y="1153"/>
      </w:pPr>
      <w:r>
        <w:rPr>
          <w:noProof/>
        </w:rPr>
        <w:drawing>
          <wp:inline distT="0" distB="0" distL="0" distR="0" wp14:anchorId="3E96E4E0" wp14:editId="3DD74283">
            <wp:extent cx="1143000" cy="1143000"/>
            <wp:effectExtent l="0" t="0" r="0" b="0"/>
            <wp:docPr id="86" name="Picture 86" descr="F:\Learning\Udemy\RSMortgage\forward_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arning\Udemy\RSMortgage\forward_direc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69" w:rsidRPr="00871E1A" w:rsidRDefault="00916969" w:rsidP="00916969">
      <w:pPr>
        <w:pStyle w:val="ExecOffice"/>
        <w:framePr w:w="6926" w:wrap="notBeside" w:vAnchor="page" w:x="3732" w:y="1022"/>
        <w:widowControl/>
        <w:rPr>
          <w:rFonts w:ascii="Times New Roman" w:hAnsi="Times New Roman" w:cs="Times New Roman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rFonts w:ascii="Times New Roman" w:hAnsi="Times New Roman"/>
          <w:sz w:val="36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rFonts w:ascii="Times New Roman" w:hAnsi="Times New Roman"/>
          <w:sz w:val="36"/>
        </w:rPr>
      </w:pPr>
    </w:p>
    <w:p w:rsidR="00916969" w:rsidRPr="00871E1A" w:rsidRDefault="00FC68B9" w:rsidP="001409E7">
      <w:pPr>
        <w:framePr w:w="6926" w:hSpace="187" w:wrap="notBeside" w:vAnchor="page" w:hAnchor="page" w:x="3732" w:y="1022"/>
        <w:jc w:val="center"/>
      </w:pPr>
      <w:r>
        <w:rPr>
          <w:rFonts w:ascii="Times New Roman" w:hAnsi="Times New Roman"/>
          <w:sz w:val="36"/>
        </w:rPr>
        <w:t xml:space="preserve">Lab </w:t>
      </w:r>
      <w:del w:id="0" w:author="Caree2" w:date="2017-03-06T17:59:00Z">
        <w:r w:rsidDel="00B72FEB">
          <w:rPr>
            <w:rFonts w:ascii="Times New Roman" w:hAnsi="Times New Roman"/>
            <w:sz w:val="36"/>
          </w:rPr>
          <w:delText>0</w:delText>
        </w:r>
        <w:r w:rsidR="004E0D56" w:rsidDel="00B72FEB">
          <w:rPr>
            <w:rFonts w:ascii="Times New Roman" w:hAnsi="Times New Roman"/>
            <w:sz w:val="36"/>
          </w:rPr>
          <w:delText>2</w:delText>
        </w:r>
        <w:r w:rsidDel="00B72FEB">
          <w:rPr>
            <w:rFonts w:ascii="Times New Roman" w:hAnsi="Times New Roman"/>
            <w:sz w:val="36"/>
          </w:rPr>
          <w:delText xml:space="preserve"> </w:delText>
        </w:r>
      </w:del>
      <w:r w:rsidR="004D169D">
        <w:rPr>
          <w:rFonts w:ascii="Times New Roman" w:hAnsi="Times New Roman"/>
          <w:sz w:val="36"/>
        </w:rPr>
        <w:t xml:space="preserve">RSMortgage </w:t>
      </w:r>
      <w:r w:rsidR="003B37CC">
        <w:rPr>
          <w:rFonts w:ascii="Times New Roman" w:hAnsi="Times New Roman"/>
          <w:sz w:val="36"/>
        </w:rPr>
        <w:t xml:space="preserve">Spring Boot Person </w:t>
      </w:r>
      <w:r w:rsidR="004D169D">
        <w:rPr>
          <w:rFonts w:ascii="Times New Roman" w:hAnsi="Times New Roman"/>
          <w:sz w:val="36"/>
        </w:rPr>
        <w:t xml:space="preserve">Service </w:t>
      </w:r>
      <w:r w:rsidRPr="00FC68B9">
        <w:rPr>
          <w:rFonts w:ascii="Times New Roman" w:hAnsi="Times New Roman"/>
          <w:sz w:val="36"/>
        </w:rPr>
        <w:sym w:font="Wingdings" w:char="F0E0"/>
      </w:r>
      <w:r>
        <w:rPr>
          <w:rFonts w:ascii="Times New Roman" w:hAnsi="Times New Roman"/>
          <w:sz w:val="36"/>
        </w:rPr>
        <w:t xml:space="preserve"> </w:t>
      </w:r>
      <w:r w:rsidR="004E0D56">
        <w:rPr>
          <w:rFonts w:ascii="Times New Roman" w:hAnsi="Times New Roman"/>
          <w:sz w:val="36"/>
        </w:rPr>
        <w:t>REST Microservice</w:t>
      </w:r>
    </w:p>
    <w:p w:rsidR="00916969" w:rsidRPr="00871E1A" w:rsidRDefault="00916969" w:rsidP="00916969">
      <w:pPr>
        <w:pStyle w:val="ExecOffice"/>
        <w:framePr w:w="6926" w:wrap="notBeside" w:vAnchor="page" w:x="3732" w:y="1022"/>
        <w:rPr>
          <w:rFonts w:ascii="Times New Roman" w:hAnsi="Times New Roman" w:cs="Times New Roman"/>
        </w:rPr>
      </w:pPr>
    </w:p>
    <w:p w:rsidR="00916969" w:rsidRDefault="001853D7" w:rsidP="00916969">
      <w:pPr>
        <w:pStyle w:val="BodyText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599E5526" wp14:editId="2A3576D6">
                <wp:simplePos x="0" y="0"/>
                <wp:positionH relativeFrom="column">
                  <wp:posOffset>88900</wp:posOffset>
                </wp:positionH>
                <wp:positionV relativeFrom="paragraph">
                  <wp:posOffset>2124710</wp:posOffset>
                </wp:positionV>
                <wp:extent cx="5336540" cy="2686685"/>
                <wp:effectExtent l="12700" t="10160" r="13335" b="8255"/>
                <wp:wrapTight wrapText="bothSides">
                  <wp:wrapPolygon edited="0">
                    <wp:start x="-39" y="-77"/>
                    <wp:lineTo x="-39" y="21523"/>
                    <wp:lineTo x="21639" y="21523"/>
                    <wp:lineTo x="21639" y="-77"/>
                    <wp:lineTo x="-39" y="-77"/>
                  </wp:wrapPolygon>
                </wp:wrapTight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268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9E8" w:rsidRDefault="00E729E8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:rsidR="00E729E8" w:rsidRDefault="00E729E8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RSMortgage Spring Boot Person Service  </w:t>
                            </w:r>
                          </w:p>
                          <w:p w:rsidR="00E729E8" w:rsidRDefault="00E729E8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E729E8" w:rsidRDefault="00E729E8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Udemy Spring Cloud Course </w:t>
                            </w:r>
                          </w:p>
                          <w:p w:rsidR="00E729E8" w:rsidRDefault="00E729E8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Presented By </w:t>
                            </w:r>
                          </w:p>
                          <w:p w:rsidR="00E729E8" w:rsidRPr="00871E1A" w:rsidRDefault="00E729E8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>Binit Datta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7pt;margin-top:167.3pt;width:420.2pt;height:21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">
                <v:textbox>
                  <w:txbxContent>
                    <w:p w:rsidR="00E729E8" w:rsidRDefault="00E729E8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:rsidR="00E729E8" w:rsidRDefault="00E729E8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RSMortgage Spring Boot Person Service  </w:t>
                      </w:r>
                    </w:p>
                    <w:p w:rsidR="00E729E8" w:rsidRDefault="00E729E8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E729E8" w:rsidRDefault="00E729E8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Udemy Spring Cloud Course </w:t>
                      </w:r>
                    </w:p>
                    <w:p w:rsidR="00E729E8" w:rsidRDefault="00E729E8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Presented By </w:t>
                      </w:r>
                    </w:p>
                    <w:p w:rsidR="00E729E8" w:rsidRPr="00871E1A" w:rsidRDefault="00E729E8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>Binit Datta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6969" w:rsidRDefault="00916969" w:rsidP="00916969">
      <w:pPr>
        <w:pStyle w:val="BodyText"/>
        <w:rPr>
          <w:sz w:val="44"/>
        </w:rPr>
      </w:pPr>
    </w:p>
    <w:p w:rsidR="00916969" w:rsidRPr="00871E1A" w:rsidRDefault="00916969" w:rsidP="00916969">
      <w:pPr>
        <w:pStyle w:val="BodyText"/>
        <w:rPr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916969" w:rsidRDefault="006851EA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Rolling Stone</w:t>
      </w:r>
      <w:r w:rsidR="00BF53DB">
        <w:rPr>
          <w:b/>
          <w:bCs/>
          <w:sz w:val="28"/>
          <w:szCs w:val="28"/>
        </w:rPr>
        <w:t xml:space="preserve"> Technology</w:t>
      </w: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CB7D6F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871E1A">
        <w:rPr>
          <w:b/>
          <w:bCs/>
          <w:sz w:val="28"/>
          <w:szCs w:val="28"/>
        </w:rPr>
        <w:t>Formatted</w:t>
      </w:r>
      <w:r w:rsidR="00570E53">
        <w:rPr>
          <w:b/>
          <w:bCs/>
          <w:sz w:val="28"/>
          <w:szCs w:val="28"/>
        </w:rPr>
        <w:t xml:space="preserve">: </w:t>
      </w:r>
      <w:r w:rsidR="008B1A4C">
        <w:rPr>
          <w:b/>
          <w:bCs/>
          <w:sz w:val="28"/>
          <w:szCs w:val="28"/>
        </w:rPr>
        <w:t>February</w:t>
      </w:r>
      <w:r w:rsidR="00BF53DB">
        <w:rPr>
          <w:b/>
          <w:bCs/>
          <w:sz w:val="28"/>
          <w:szCs w:val="28"/>
        </w:rPr>
        <w:t>, 201</w:t>
      </w:r>
      <w:r w:rsidR="008B1A4C">
        <w:rPr>
          <w:b/>
          <w:bCs/>
          <w:sz w:val="28"/>
          <w:szCs w:val="28"/>
        </w:rPr>
        <w:t>7</w:t>
      </w:r>
    </w:p>
    <w:p w:rsidR="00DE2B28" w:rsidRDefault="00DE2B28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  <w:sectPr w:rsidR="00916969" w:rsidSect="00D73E1D">
          <w:footerReference w:type="even" r:id="rId9"/>
          <w:footerReference w:type="default" r:id="rId10"/>
          <w:footerReference w:type="first" r:id="rId11"/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8F0D68" w:rsidRPr="00EA56CB" w:rsidRDefault="00916969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</w:rPr>
      </w:pPr>
      <w:r w:rsidRPr="00EA56CB">
        <w:rPr>
          <w:b/>
          <w:bCs/>
          <w:sz w:val="36"/>
        </w:rPr>
        <w:lastRenderedPageBreak/>
        <w:t>Table of Content</w:t>
      </w:r>
    </w:p>
    <w:p w:rsidR="00411A75" w:rsidRPr="00411A75" w:rsidRDefault="00411A75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  <w:u w:val="single"/>
        </w:rPr>
      </w:pPr>
    </w:p>
    <w:p w:rsidR="00D01643" w:rsidRDefault="00F25F25">
      <w:pPr>
        <w:pStyle w:val="TOC1"/>
        <w:tabs>
          <w:tab w:val="right" w:leader="dot" w:pos="8630"/>
        </w:tabs>
        <w:rPr>
          <w:ins w:id="1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2B08AE">
        <w:rPr>
          <w:b w:val="0"/>
          <w:bCs w:val="0"/>
          <w:sz w:val="24"/>
          <w:szCs w:val="24"/>
        </w:rPr>
        <w:lastRenderedPageBreak/>
        <w:fldChar w:fldCharType="begin"/>
      </w:r>
      <w:r w:rsidRPr="002B08AE">
        <w:rPr>
          <w:b w:val="0"/>
          <w:bCs w:val="0"/>
          <w:sz w:val="24"/>
          <w:szCs w:val="24"/>
        </w:rPr>
        <w:instrText xml:space="preserve"> TOC \o "1-1" \u </w:instrText>
      </w:r>
      <w:r w:rsidRPr="002B08AE">
        <w:rPr>
          <w:b w:val="0"/>
          <w:bCs w:val="0"/>
          <w:sz w:val="24"/>
          <w:szCs w:val="24"/>
        </w:rPr>
        <w:fldChar w:fldCharType="separate"/>
      </w:r>
      <w:bookmarkStart w:id="2" w:name="_GoBack"/>
      <w:bookmarkEnd w:id="2"/>
      <w:ins w:id="3" w:author="Caree2" w:date="2017-03-06T18:00:00Z">
        <w:r w:rsidR="00D01643">
          <w:rPr>
            <w:noProof/>
          </w:rPr>
          <w:t>1.0 - Introduction</w:t>
        </w:r>
        <w:r w:rsidR="00D01643">
          <w:rPr>
            <w:noProof/>
          </w:rPr>
          <w:tab/>
        </w:r>
        <w:r w:rsidR="00D01643">
          <w:rPr>
            <w:noProof/>
          </w:rPr>
          <w:fldChar w:fldCharType="begin"/>
        </w:r>
        <w:r w:rsidR="00D01643">
          <w:rPr>
            <w:noProof/>
          </w:rPr>
          <w:instrText xml:space="preserve"> PAGEREF _Toc476586546 \h </w:instrText>
        </w:r>
        <w:r w:rsidR="00D01643">
          <w:rPr>
            <w:noProof/>
          </w:rPr>
        </w:r>
      </w:ins>
      <w:r w:rsidR="00D01643">
        <w:rPr>
          <w:noProof/>
        </w:rPr>
        <w:fldChar w:fldCharType="separate"/>
      </w:r>
      <w:ins w:id="4" w:author="Caree2" w:date="2017-03-06T18:00:00Z">
        <w:r w:rsidR="00D01643">
          <w:rPr>
            <w:noProof/>
          </w:rPr>
          <w:t>5</w:t>
        </w:r>
        <w:r w:rsidR="00D01643"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5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6" w:author="Caree2" w:date="2017-03-06T18:00:00Z">
        <w:r>
          <w:rPr>
            <w:noProof/>
          </w:rPr>
          <w:t>1.1 – Create a new Spring Starter Project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_Toc476586547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" w:author="Caree2" w:date="2017-03-06T18:00:00Z">
        <w:r>
          <w:rPr>
            <w:noProof/>
          </w:rPr>
          <w:t>6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8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9" w:author="Caree2" w:date="2017-03-06T18:00:00Z">
        <w:r>
          <w:rPr>
            <w:noProof/>
          </w:rPr>
          <w:t>1.2 – Fill initial values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_Toc476586548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" w:author="Caree2" w:date="2017-03-06T18:00:00Z">
        <w:r>
          <w:rPr>
            <w:noProof/>
          </w:rPr>
          <w:t>7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1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2" w:author="Caree2" w:date="2017-03-06T18:00:00Z">
        <w:r>
          <w:rPr>
            <w:noProof/>
          </w:rPr>
          <w:t>1.3 – Do not choose anything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_Toc476586549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3" w:author="Caree2" w:date="2017-03-06T18:00:00Z">
        <w:r>
          <w:rPr>
            <w:noProof/>
          </w:rPr>
          <w:t>8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4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5" w:author="Caree2" w:date="2017-03-06T18:00:00Z">
        <w:r>
          <w:rPr>
            <w:noProof/>
          </w:rPr>
          <w:t>1.4 – Click Finish Now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_Toc476586550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6" w:author="Caree2" w:date="2017-03-06T18:00:00Z">
        <w:r>
          <w:rPr>
            <w:noProof/>
          </w:rPr>
          <w:t>29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7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8" w:author="Caree2" w:date="2017-03-06T18:00:00Z">
        <w:r>
          <w:rPr>
            <w:noProof/>
          </w:rPr>
          <w:t>1.5 – Let Spring Tool Suite Prepare the Project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_Toc476586551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9" w:author="Caree2" w:date="2017-03-06T18:00:00Z">
        <w:r>
          <w:rPr>
            <w:noProof/>
          </w:rPr>
          <w:t>30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20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1" w:author="Caree2" w:date="2017-03-06T18:00:00Z">
        <w:r>
          <w:rPr>
            <w:noProof/>
          </w:rPr>
          <w:t>1.6 – Verify the project identification in the pom.xml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_Toc476586552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2" w:author="Caree2" w:date="2017-03-06T18:00:00Z">
        <w:r>
          <w:rPr>
            <w:noProof/>
          </w:rPr>
          <w:t>31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23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4" w:author="Caree2" w:date="2017-03-06T18:00:00Z">
        <w:r>
          <w:rPr>
            <w:noProof/>
          </w:rPr>
          <w:t>1.7 – Add Parent project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_Toc476586553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5" w:author="Caree2" w:date="2017-03-06T18:00:00Z">
        <w:r>
          <w:rPr>
            <w:noProof/>
          </w:rPr>
          <w:t>31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26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7" w:author="Caree2" w:date="2017-03-06T18:00:00Z">
        <w:r>
          <w:rPr>
            <w:noProof/>
          </w:rPr>
          <w:t>1.8 – Add Properties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_Toc476586554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8" w:author="Caree2" w:date="2017-03-06T18:00:00Z">
        <w:r>
          <w:rPr>
            <w:noProof/>
          </w:rPr>
          <w:t>31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29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30" w:author="Caree2" w:date="2017-03-06T18:00:00Z">
        <w:r>
          <w:rPr>
            <w:noProof/>
          </w:rPr>
          <w:t>1.9– Add web and actuator Dependencies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_Toc476586555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31" w:author="Caree2" w:date="2017-03-06T18:00:00Z">
        <w:r>
          <w:rPr>
            <w:noProof/>
          </w:rPr>
          <w:t>32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32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33" w:author="Caree2" w:date="2017-03-06T18:00:00Z">
        <w:r>
          <w:rPr>
            <w:noProof/>
          </w:rPr>
          <w:t>1.10 – Add security and tomcat dependencies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_Toc476586556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34" w:author="Caree2" w:date="2017-03-06T18:00:00Z">
        <w:r>
          <w:rPr>
            <w:noProof/>
          </w:rPr>
          <w:t>32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35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36" w:author="Caree2" w:date="2017-03-06T18:00:00Z">
        <w:r>
          <w:rPr>
            <w:noProof/>
          </w:rPr>
          <w:t>1.11 – Add jpa orm and h2 db dependencies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_Toc476586557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37" w:author="Caree2" w:date="2017-03-06T18:00:00Z">
        <w:r>
          <w:rPr>
            <w:noProof/>
          </w:rPr>
          <w:t>32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38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39" w:author="Caree2" w:date="2017-03-06T18:00:00Z">
        <w:r>
          <w:rPr>
            <w:noProof/>
          </w:rPr>
          <w:t>1.12 – Add spring test dependencies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_Toc476586558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40" w:author="Caree2" w:date="2017-03-06T18:00:00Z">
        <w:r>
          <w:rPr>
            <w:noProof/>
          </w:rPr>
          <w:t>33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41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42" w:author="Caree2" w:date="2017-03-06T18:00:00Z">
        <w:r>
          <w:rPr>
            <w:noProof/>
          </w:rPr>
          <w:t>1.13 – Add Jackson databind dependencies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_Toc476586559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43" w:author="Caree2" w:date="2017-03-06T18:00:00Z">
        <w:r>
          <w:rPr>
            <w:noProof/>
          </w:rPr>
          <w:t>33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44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45" w:author="Caree2" w:date="2017-03-06T18:00:00Z">
        <w:r>
          <w:rPr>
            <w:noProof/>
          </w:rPr>
          <w:t>1.14 – Add HAL Browser dependencies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_Toc476586560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46" w:author="Caree2" w:date="2017-03-06T18:00:00Z">
        <w:r>
          <w:rPr>
            <w:noProof/>
          </w:rPr>
          <w:t>33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47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48" w:author="Caree2" w:date="2017-03-06T18:00:00Z">
        <w:r>
          <w:rPr>
            <w:noProof/>
          </w:rPr>
          <w:t>1.15 – Add Swagger  dependencies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_Toc476586561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49" w:author="Caree2" w:date="2017-03-06T18:00:00Z">
        <w:r>
          <w:rPr>
            <w:noProof/>
          </w:rPr>
          <w:t>34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50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51" w:author="Caree2" w:date="2017-03-06T18:00:00Z">
        <w:r>
          <w:rPr>
            <w:noProof/>
          </w:rPr>
          <w:t>1.16 – Add MySQL Driver dependencies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_Toc476586562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52" w:author="Caree2" w:date="2017-03-06T18:00:00Z">
        <w:r>
          <w:rPr>
            <w:noProof/>
          </w:rPr>
          <w:t>34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53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54" w:author="Caree2" w:date="2017-03-06T18:00:00Z">
        <w:r>
          <w:rPr>
            <w:noProof/>
          </w:rPr>
          <w:t>1.17 – Add maven build section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_Toc476586563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55" w:author="Caree2" w:date="2017-03-06T18:00:00Z">
        <w:r>
          <w:rPr>
            <w:noProof/>
          </w:rPr>
          <w:t>34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56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57" w:author="Caree2" w:date="2017-03-06T18:00:00Z">
        <w:r>
          <w:rPr>
            <w:noProof/>
          </w:rPr>
          <w:t>1.18 –Add properties for application.properties resource directory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_Toc476586564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58" w:author="Caree2" w:date="2017-03-06T18:00:00Z">
        <w:r>
          <w:rPr>
            <w:noProof/>
          </w:rPr>
          <w:t>35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59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60" w:author="Caree2" w:date="2017-03-06T18:00:00Z">
        <w:r>
          <w:rPr>
            <w:noProof/>
          </w:rPr>
          <w:t>1.19 –Create application.yml under resource directory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_Toc476586565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61" w:author="Caree2" w:date="2017-03-06T18:00:00Z">
        <w:r>
          <w:rPr>
            <w:noProof/>
          </w:rPr>
          <w:t>35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62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63" w:author="Caree2" w:date="2017-03-06T18:00:00Z">
        <w:r>
          <w:rPr>
            <w:noProof/>
          </w:rPr>
          <w:t>1.20 –Create domain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_Toc476586566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64" w:author="Caree2" w:date="2017-03-06T18:00:00Z">
        <w:r>
          <w:rPr>
            <w:noProof/>
          </w:rPr>
          <w:t>37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65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66" w:author="Caree2" w:date="2017-03-06T18:00:00Z">
        <w:r>
          <w:rPr>
            <w:noProof/>
          </w:rPr>
          <w:t>1.21 –Create api.rest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_Toc476586567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67" w:author="Caree2" w:date="2017-03-06T18:00:00Z">
        <w:r>
          <w:rPr>
            <w:noProof/>
          </w:rPr>
          <w:t>38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68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69" w:author="Caree2" w:date="2017-03-06T18:00:00Z">
        <w:r>
          <w:rPr>
            <w:noProof/>
          </w:rPr>
          <w:t>1.22 –Create exception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_Toc476586568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0" w:author="Caree2" w:date="2017-03-06T18:00:00Z">
        <w:r>
          <w:rPr>
            <w:noProof/>
          </w:rPr>
          <w:t>39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71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72" w:author="Caree2" w:date="2017-03-06T18:00:00Z">
        <w:r>
          <w:rPr>
            <w:noProof/>
          </w:rPr>
          <w:t>1.23 –Create dao.jpa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_Toc476586569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3" w:author="Caree2" w:date="2017-03-06T18:00:00Z">
        <w:r>
          <w:rPr>
            <w:noProof/>
          </w:rPr>
          <w:t>40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74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75" w:author="Caree2" w:date="2017-03-06T18:00:00Z">
        <w:r>
          <w:rPr>
            <w:noProof/>
          </w:rPr>
          <w:t>1.24 –Create service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_Toc476586570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6" w:author="Caree2" w:date="2017-03-06T18:00:00Z">
        <w:r>
          <w:rPr>
            <w:noProof/>
          </w:rPr>
          <w:t>41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77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78" w:author="Caree2" w:date="2017-03-06T18:00:00Z">
        <w:r>
          <w:rPr>
            <w:noProof/>
          </w:rPr>
          <w:t>1.25 –Create Person domain class in domain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_Toc476586571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9" w:author="Caree2" w:date="2017-03-06T18:00:00Z">
        <w:r>
          <w:rPr>
            <w:noProof/>
          </w:rPr>
          <w:t>42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80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81" w:author="Caree2" w:date="2017-03-06T18:00:00Z">
        <w:r>
          <w:rPr>
            <w:noProof/>
          </w:rPr>
          <w:t>1.26 –Do the following for the Person domain class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_Toc476586572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82" w:author="Caree2" w:date="2017-03-06T18:00:00Z">
        <w:r>
          <w:rPr>
            <w:noProof/>
          </w:rPr>
          <w:t>43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83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84" w:author="Caree2" w:date="2017-03-06T18:00:00Z">
        <w:r>
          <w:rPr>
            <w:noProof/>
          </w:rPr>
          <w:t>1.27 –Create RESTAPIErrorInfo</w:t>
        </w:r>
        <w:r w:rsidRPr="00511F82">
          <w:rPr>
            <w:rFonts w:ascii="Consolas" w:hAnsi="Consolas" w:cs="Consolas"/>
            <w:noProof/>
          </w:rPr>
          <w:t xml:space="preserve"> </w:t>
        </w:r>
        <w:r>
          <w:rPr>
            <w:noProof/>
          </w:rPr>
          <w:t>domain class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_Toc476586573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85" w:author="Caree2" w:date="2017-03-06T18:00:00Z">
        <w:r>
          <w:rPr>
            <w:noProof/>
          </w:rPr>
          <w:t>43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86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87" w:author="Caree2" w:date="2017-03-06T18:00:00Z">
        <w:r>
          <w:rPr>
            <w:noProof/>
          </w:rPr>
          <w:t>1.28 –Create HTTP400Exception class in the exception pckage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_Toc476586574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88" w:author="Caree2" w:date="2017-03-06T18:00:00Z">
        <w:r>
          <w:rPr>
            <w:noProof/>
          </w:rPr>
          <w:t>44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89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90" w:author="Caree2" w:date="2017-03-06T18:00:00Z">
        <w:r>
          <w:rPr>
            <w:noProof/>
          </w:rPr>
          <w:t>1.29 –Create HTTP404Exception class in the exception pckage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_Toc476586575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91" w:author="Caree2" w:date="2017-03-06T18:00:00Z">
        <w:r>
          <w:rPr>
            <w:noProof/>
          </w:rPr>
          <w:t>45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92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93" w:author="Caree2" w:date="2017-03-06T18:00:00Z">
        <w:r>
          <w:rPr>
            <w:noProof/>
          </w:rPr>
          <w:t>1.30 –Create PersonRepository interface</w:t>
        </w:r>
        <w:r w:rsidRPr="00511F82">
          <w:rPr>
            <w:rFonts w:ascii="Consolas" w:hAnsi="Consolas" w:cs="Consolas"/>
            <w:noProof/>
          </w:rPr>
          <w:t xml:space="preserve"> </w:t>
        </w:r>
        <w:r>
          <w:rPr>
            <w:noProof/>
          </w:rPr>
          <w:t>in the dao.jpa 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_Toc476586576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94" w:author="Caree2" w:date="2017-03-06T18:00:00Z">
        <w:r>
          <w:rPr>
            <w:noProof/>
          </w:rPr>
          <w:t>46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95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96" w:author="Caree2" w:date="2017-03-06T18:00:00Z">
        <w:r>
          <w:rPr>
            <w:noProof/>
          </w:rPr>
          <w:t>1.31 –Create ServiceProperties class in the service 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_Toc476586577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97" w:author="Caree2" w:date="2017-03-06T18:00:00Z">
        <w:r>
          <w:rPr>
            <w:noProof/>
          </w:rPr>
          <w:t>47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98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99" w:author="Caree2" w:date="2017-03-06T18:00:00Z">
        <w:r>
          <w:rPr>
            <w:noProof/>
          </w:rPr>
          <w:t>1.32 –Create PersonServiceHealth class</w:t>
        </w:r>
        <w:r w:rsidRPr="00511F82">
          <w:rPr>
            <w:rFonts w:ascii="Consolas" w:hAnsi="Consolas" w:cs="Consolas"/>
            <w:noProof/>
          </w:rPr>
          <w:t xml:space="preserve"> </w:t>
        </w:r>
        <w:r>
          <w:rPr>
            <w:noProof/>
          </w:rPr>
          <w:t>in the service 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_Toc476586578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0" w:author="Caree2" w:date="2017-03-06T18:00:00Z">
        <w:r>
          <w:rPr>
            <w:noProof/>
          </w:rPr>
          <w:t>48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01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02" w:author="Caree2" w:date="2017-03-06T18:00:00Z">
        <w:r>
          <w:rPr>
            <w:noProof/>
          </w:rPr>
          <w:t>1.33 –Create PersonServiceEvent class</w:t>
        </w:r>
        <w:r w:rsidRPr="00511F82">
          <w:rPr>
            <w:rFonts w:ascii="Consolas" w:hAnsi="Consolas" w:cs="Consolas"/>
            <w:noProof/>
          </w:rPr>
          <w:t xml:space="preserve"> </w:t>
        </w:r>
        <w:r>
          <w:rPr>
            <w:noProof/>
          </w:rPr>
          <w:t>in the service 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_Toc476586579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3" w:author="Caree2" w:date="2017-03-06T18:00:00Z">
        <w:r>
          <w:rPr>
            <w:noProof/>
          </w:rPr>
          <w:t>49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04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05" w:author="Caree2" w:date="2017-03-06T18:00:00Z">
        <w:r>
          <w:rPr>
            <w:noProof/>
          </w:rPr>
          <w:t>1.34 –Create PersonServiceListener class</w:t>
        </w:r>
        <w:r w:rsidRPr="00511F82">
          <w:rPr>
            <w:rFonts w:ascii="Consolas" w:hAnsi="Consolas" w:cs="Consolas"/>
            <w:noProof/>
          </w:rPr>
          <w:t xml:space="preserve"> </w:t>
        </w:r>
        <w:r>
          <w:rPr>
            <w:noProof/>
          </w:rPr>
          <w:t>in the service 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_Toc476586580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6" w:author="Caree2" w:date="2017-03-06T18:00:00Z">
        <w:r>
          <w:rPr>
            <w:noProof/>
          </w:rPr>
          <w:t>50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07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08" w:author="Caree2" w:date="2017-03-06T18:00:00Z">
        <w:r>
          <w:rPr>
            <w:noProof/>
          </w:rPr>
          <w:t>1.35 –Create PersonService class</w:t>
        </w:r>
        <w:r w:rsidRPr="00511F82">
          <w:rPr>
            <w:rFonts w:ascii="Consolas" w:hAnsi="Consolas" w:cs="Consolas"/>
            <w:noProof/>
          </w:rPr>
          <w:t xml:space="preserve"> </w:t>
        </w:r>
        <w:r>
          <w:rPr>
            <w:noProof/>
          </w:rPr>
          <w:t>in the service 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_Toc476586581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9" w:author="Caree2" w:date="2017-03-06T18:00:00Z">
        <w:r>
          <w:rPr>
            <w:noProof/>
          </w:rPr>
          <w:t>51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10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11" w:author="Caree2" w:date="2017-03-06T18:00:00Z">
        <w:r>
          <w:rPr>
            <w:noProof/>
          </w:rPr>
          <w:t>1.36 –Create AbstractRestHandler  class</w:t>
        </w:r>
        <w:r w:rsidRPr="00511F82">
          <w:rPr>
            <w:rFonts w:ascii="Consolas" w:hAnsi="Consolas" w:cs="Consolas"/>
            <w:noProof/>
          </w:rPr>
          <w:t xml:space="preserve"> </w:t>
        </w:r>
        <w:r>
          <w:rPr>
            <w:noProof/>
          </w:rPr>
          <w:t>in the rest.api 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_Toc476586582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12" w:author="Caree2" w:date="2017-03-06T18:00:00Z">
        <w:r>
          <w:rPr>
            <w:noProof/>
          </w:rPr>
          <w:t>53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13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14" w:author="Caree2" w:date="2017-03-06T18:00:00Z">
        <w:r>
          <w:rPr>
            <w:noProof/>
          </w:rPr>
          <w:t>1.37 –Add PersonController in the rest.api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_Toc476586583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15" w:author="Caree2" w:date="2017-03-06T18:00:00Z">
        <w:r>
          <w:rPr>
            <w:noProof/>
          </w:rPr>
          <w:t>55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16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17" w:author="Caree2" w:date="2017-03-06T18:00:00Z">
        <w:r>
          <w:rPr>
            <w:noProof/>
          </w:rPr>
          <w:t>1.38 –Add RestControllerAspect in the com.rollingstone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_Toc476586584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18" w:author="Caree2" w:date="2017-03-06T18:00:00Z">
        <w:r>
          <w:rPr>
            <w:noProof/>
          </w:rPr>
          <w:t>58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19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20" w:author="Caree2" w:date="2017-03-06T18:00:00Z">
        <w:r>
          <w:rPr>
            <w:noProof/>
          </w:rPr>
          <w:t>1.39 –Add Application  class in the com.rollingstone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_Toc476586585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21" w:author="Caree2" w:date="2017-03-06T18:00:00Z">
        <w:r>
          <w:rPr>
            <w:noProof/>
          </w:rPr>
          <w:t>60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22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23" w:author="Caree2" w:date="2017-03-06T18:00:00Z">
        <w:r>
          <w:rPr>
            <w:noProof/>
          </w:rPr>
          <w:t>1.40 –Open Git Bash in project folder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_Toc476586586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24" w:author="Caree2" w:date="2017-03-06T18:00:00Z">
        <w:r>
          <w:rPr>
            <w:noProof/>
          </w:rPr>
          <w:t>61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25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26" w:author="Caree2" w:date="2017-03-06T18:00:00Z">
        <w:r>
          <w:rPr>
            <w:noProof/>
          </w:rPr>
          <w:t>1.41 –Run build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_Toc476586587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27" w:author="Caree2" w:date="2017-03-06T18:00:00Z">
        <w:r>
          <w:rPr>
            <w:noProof/>
          </w:rPr>
          <w:t>61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28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29" w:author="Caree2" w:date="2017-03-06T18:00:00Z">
        <w:r>
          <w:rPr>
            <w:noProof/>
          </w:rPr>
          <w:lastRenderedPageBreak/>
          <w:t>1.42 –Build successful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_Toc476586588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30" w:author="Caree2" w:date="2017-03-06T18:00:00Z">
        <w:r>
          <w:rPr>
            <w:noProof/>
          </w:rPr>
          <w:t>62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31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32" w:author="Caree2" w:date="2017-03-06T18:00:00Z">
        <w:r>
          <w:rPr>
            <w:noProof/>
          </w:rPr>
          <w:t>1.43 –Now Run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_Toc476586589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33" w:author="Caree2" w:date="2017-03-06T18:00:00Z">
        <w:r>
          <w:rPr>
            <w:noProof/>
          </w:rPr>
          <w:t>63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34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35" w:author="Caree2" w:date="2017-03-06T18:00:00Z">
        <w:r>
          <w:rPr>
            <w:noProof/>
          </w:rPr>
          <w:t>1.44 –Verify Database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_Toc476586590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36" w:author="Caree2" w:date="2017-03-06T18:00:00Z">
        <w:r>
          <w:rPr>
            <w:noProof/>
          </w:rPr>
          <w:t>64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37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38" w:author="Caree2" w:date="2017-03-06T18:00:00Z">
        <w:r>
          <w:rPr>
            <w:noProof/>
          </w:rPr>
          <w:t>1.45 –Verify Database Data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_Toc476586591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39" w:author="Caree2" w:date="2017-03-06T18:00:00Z">
        <w:r>
          <w:rPr>
            <w:noProof/>
          </w:rPr>
          <w:t>65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40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41" w:author="Caree2" w:date="2017-03-06T18:00:00Z">
        <w:r>
          <w:rPr>
            <w:noProof/>
          </w:rPr>
          <w:t>1.46 –Verify Data Retrieval API is working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_Toc476586592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42" w:author="Caree2" w:date="2017-03-06T18:00:00Z">
        <w:r>
          <w:rPr>
            <w:noProof/>
          </w:rPr>
          <w:t>66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43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44" w:author="Caree2" w:date="2017-03-06T18:00:00Z">
        <w:r>
          <w:rPr>
            <w:noProof/>
          </w:rPr>
          <w:t>1.47 –Verify Data AOP for @Before and @AfterReturning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_Toc476586593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45" w:author="Caree2" w:date="2017-03-06T18:00:00Z">
        <w:r>
          <w:rPr>
            <w:noProof/>
          </w:rPr>
          <w:t>67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46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47" w:author="Caree2" w:date="2017-03-06T18:00:00Z">
        <w:r>
          <w:rPr>
            <w:noProof/>
          </w:rPr>
          <w:t>1.47 –Verify Single Data Retrieval API is working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_Toc476586594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48" w:author="Caree2" w:date="2017-03-06T18:00:00Z">
        <w:r>
          <w:rPr>
            <w:noProof/>
          </w:rPr>
          <w:t>68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49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50" w:author="Caree2" w:date="2017-03-06T18:00:00Z">
        <w:r>
          <w:rPr>
            <w:noProof/>
          </w:rPr>
          <w:t>1.48 –Verify Not Found is working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_Toc476586595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51" w:author="Caree2" w:date="2017-03-06T18:00:00Z">
        <w:r>
          <w:rPr>
            <w:noProof/>
          </w:rPr>
          <w:t>69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52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53" w:author="Caree2" w:date="2017-03-06T18:00:00Z">
        <w:r>
          <w:rPr>
            <w:noProof/>
          </w:rPr>
          <w:t>1.49 –Verify Person Creation is working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_Toc476586596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54" w:author="Caree2" w:date="2017-03-06T18:00:00Z">
        <w:r>
          <w:rPr>
            <w:noProof/>
          </w:rPr>
          <w:t>70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55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56" w:author="Caree2" w:date="2017-03-06T18:00:00Z">
        <w:r>
          <w:rPr>
            <w:noProof/>
          </w:rPr>
          <w:t>1.49 –Verify Person Updation is working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_Toc476586597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57" w:author="Caree2" w:date="2017-03-06T18:00:00Z">
        <w:r>
          <w:rPr>
            <w:noProof/>
          </w:rPr>
          <w:t>72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58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59" w:author="Caree2" w:date="2017-03-06T18:00:00Z">
        <w:r>
          <w:rPr>
            <w:noProof/>
          </w:rPr>
          <w:t>1.50 –Verify Person Deletion is working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_Toc476586598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60" w:author="Caree2" w:date="2017-03-06T18:00:00Z">
        <w:r>
          <w:rPr>
            <w:noProof/>
          </w:rPr>
          <w:t>75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61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62" w:author="Caree2" w:date="2017-03-06T18:00:00Z">
        <w:r>
          <w:rPr>
            <w:noProof/>
          </w:rPr>
          <w:t>1.51 –Custom Health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_Toc476586599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63" w:author="Caree2" w:date="2017-03-06T18:00:00Z">
        <w:r>
          <w:rPr>
            <w:noProof/>
          </w:rPr>
          <w:t>76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64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65" w:author="Caree2" w:date="2017-03-06T18:00:00Z">
        <w:r>
          <w:rPr>
            <w:noProof/>
          </w:rPr>
          <w:t>1.54 – Metrics and Custom Metrics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_Toc476586600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66" w:author="Caree2" w:date="2017-03-06T18:00:00Z">
        <w:r>
          <w:rPr>
            <w:noProof/>
          </w:rPr>
          <w:t>77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67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68" w:author="Caree2" w:date="2017-03-06T18:00:00Z">
        <w:r>
          <w:rPr>
            <w:noProof/>
          </w:rPr>
          <w:t>1.55 – /env endpoint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_Toc476586601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69" w:author="Caree2" w:date="2017-03-06T18:00:00Z">
        <w:r>
          <w:rPr>
            <w:noProof/>
          </w:rPr>
          <w:t>78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70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71" w:author="Caree2" w:date="2017-03-06T18:00:00Z">
        <w:r>
          <w:rPr>
            <w:noProof/>
          </w:rPr>
          <w:t>1.56 – /beans endpoint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_Toc476586602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72" w:author="Caree2" w:date="2017-03-06T18:00:00Z">
        <w:r>
          <w:rPr>
            <w:noProof/>
          </w:rPr>
          <w:t>79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73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74" w:author="Caree2" w:date="2017-03-06T18:00:00Z">
        <w:r>
          <w:rPr>
            <w:noProof/>
          </w:rPr>
          <w:t>1.57 – /actuator endpoint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_Toc476586603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75" w:author="Caree2" w:date="2017-03-06T18:00:00Z">
        <w:r>
          <w:rPr>
            <w:noProof/>
          </w:rPr>
          <w:t>80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76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77" w:author="Caree2" w:date="2017-03-06T18:00:00Z">
        <w:r>
          <w:rPr>
            <w:noProof/>
          </w:rPr>
          <w:t>1.58 – /dump endpoint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_Toc476586604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78" w:author="Caree2" w:date="2017-03-06T18:00:00Z">
        <w:r>
          <w:rPr>
            <w:noProof/>
          </w:rPr>
          <w:t>82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79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80" w:author="Caree2" w:date="2017-03-06T18:00:00Z">
        <w:r>
          <w:rPr>
            <w:noProof/>
          </w:rPr>
          <w:t>1.59 – /logfile endpoint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_Toc476586605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81" w:author="Caree2" w:date="2017-03-06T18:00:00Z">
        <w:r>
          <w:rPr>
            <w:noProof/>
          </w:rPr>
          <w:t>83</w:t>
        </w:r>
        <w:r>
          <w:rPr>
            <w:noProof/>
          </w:rPr>
          <w:fldChar w:fldCharType="end"/>
        </w:r>
      </w:ins>
    </w:p>
    <w:p w:rsidR="00D01643" w:rsidRDefault="00D01643">
      <w:pPr>
        <w:pStyle w:val="TOC1"/>
        <w:tabs>
          <w:tab w:val="right" w:leader="dot" w:pos="8630"/>
        </w:tabs>
        <w:rPr>
          <w:ins w:id="182" w:author="Caree2" w:date="2017-03-06T18:00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83" w:author="Caree2" w:date="2017-03-06T18:00:00Z">
        <w:r>
          <w:rPr>
            <w:noProof/>
          </w:rPr>
          <w:t>1.60 –Conclusion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_Toc476586606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84" w:author="Caree2" w:date="2017-03-06T18:00:00Z">
        <w:r>
          <w:rPr>
            <w:noProof/>
          </w:rPr>
          <w:t>83</w:t>
        </w:r>
        <w:r>
          <w:rPr>
            <w:noProof/>
          </w:rPr>
          <w:fldChar w:fldCharType="end"/>
        </w:r>
      </w:ins>
    </w:p>
    <w:p w:rsidR="00EB7E4E" w:rsidDel="00D01643" w:rsidRDefault="00EB7E4E">
      <w:pPr>
        <w:pStyle w:val="TOC1"/>
        <w:tabs>
          <w:tab w:val="right" w:leader="dot" w:pos="8630"/>
        </w:tabs>
        <w:rPr>
          <w:del w:id="18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186" w:author="Caree2" w:date="2017-03-06T17:59:00Z">
        <w:r w:rsidDel="00D01643">
          <w:rPr>
            <w:noProof/>
          </w:rPr>
          <w:delText>1.0 - Introduction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5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187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188" w:author="Caree2" w:date="2017-03-06T17:59:00Z">
        <w:r w:rsidDel="00D01643">
          <w:rPr>
            <w:noProof/>
          </w:rPr>
          <w:delText>1.1 – Create a new Spring Starter Project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6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189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190" w:author="Caree2" w:date="2017-03-06T17:59:00Z">
        <w:r w:rsidDel="00D01643">
          <w:rPr>
            <w:noProof/>
          </w:rPr>
          <w:delText>1.2 – Fill initial values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7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191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192" w:author="Caree2" w:date="2017-03-06T17:59:00Z">
        <w:r w:rsidDel="00D01643">
          <w:rPr>
            <w:noProof/>
          </w:rPr>
          <w:delText>1.3 – Do not choose anything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8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193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194" w:author="Caree2" w:date="2017-03-06T17:59:00Z">
        <w:r w:rsidDel="00D01643">
          <w:rPr>
            <w:noProof/>
          </w:rPr>
          <w:delText>1.4 – Click Finish Now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29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19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196" w:author="Caree2" w:date="2017-03-06T17:59:00Z">
        <w:r w:rsidDel="00D01643">
          <w:rPr>
            <w:noProof/>
          </w:rPr>
          <w:delText>1.5 – Let Spring Tool Suite Prepare the Project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30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197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198" w:author="Caree2" w:date="2017-03-06T17:59:00Z">
        <w:r w:rsidDel="00D01643">
          <w:rPr>
            <w:noProof/>
          </w:rPr>
          <w:delText>1.6 – Verify the project identification in the pom.xml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31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199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00" w:author="Caree2" w:date="2017-03-06T17:59:00Z">
        <w:r w:rsidDel="00D01643">
          <w:rPr>
            <w:noProof/>
          </w:rPr>
          <w:delText>1.7 – Add Parent project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31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01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02" w:author="Caree2" w:date="2017-03-06T17:59:00Z">
        <w:r w:rsidDel="00D01643">
          <w:rPr>
            <w:noProof/>
          </w:rPr>
          <w:delText>1.8 – Add Properties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31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03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04" w:author="Caree2" w:date="2017-03-06T17:59:00Z">
        <w:r w:rsidDel="00D01643">
          <w:rPr>
            <w:noProof/>
          </w:rPr>
          <w:delText>1.9– Add web and actuator Dependencies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32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0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06" w:author="Caree2" w:date="2017-03-06T17:59:00Z">
        <w:r w:rsidDel="00D01643">
          <w:rPr>
            <w:noProof/>
          </w:rPr>
          <w:delText>1.10 – Add security and tomcat dependencies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32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07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08" w:author="Caree2" w:date="2017-03-06T17:59:00Z">
        <w:r w:rsidDel="00D01643">
          <w:rPr>
            <w:noProof/>
          </w:rPr>
          <w:delText>1.11 – Add jpa orm and h2 db dependencies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32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09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10" w:author="Caree2" w:date="2017-03-06T17:59:00Z">
        <w:r w:rsidDel="00D01643">
          <w:rPr>
            <w:noProof/>
          </w:rPr>
          <w:delText>1.12 – Add spring test dependencies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33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11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12" w:author="Caree2" w:date="2017-03-06T17:59:00Z">
        <w:r w:rsidDel="00D01643">
          <w:rPr>
            <w:noProof/>
          </w:rPr>
          <w:delText>1.13 – Add Jackson databind dependencies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33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13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14" w:author="Caree2" w:date="2017-03-06T17:59:00Z">
        <w:r w:rsidDel="00D01643">
          <w:rPr>
            <w:noProof/>
          </w:rPr>
          <w:delText>1.14 – Add HAL Browser dependencies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33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1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16" w:author="Caree2" w:date="2017-03-06T17:59:00Z">
        <w:r w:rsidDel="00D01643">
          <w:rPr>
            <w:noProof/>
          </w:rPr>
          <w:delText>1.15 – Add Swagger  dependencies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34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17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18" w:author="Caree2" w:date="2017-03-06T17:59:00Z">
        <w:r w:rsidDel="00D01643">
          <w:rPr>
            <w:noProof/>
          </w:rPr>
          <w:delText>1.16 – Add MySQL Driver dependencies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34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19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20" w:author="Caree2" w:date="2017-03-06T17:59:00Z">
        <w:r w:rsidDel="00D01643">
          <w:rPr>
            <w:noProof/>
          </w:rPr>
          <w:delText>1.17 – Add maven build section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34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21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22" w:author="Caree2" w:date="2017-03-06T17:59:00Z">
        <w:r w:rsidDel="00D01643">
          <w:rPr>
            <w:noProof/>
          </w:rPr>
          <w:delText>1.18 –Add properties for application.properties resource directory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35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23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24" w:author="Caree2" w:date="2017-03-06T17:59:00Z">
        <w:r w:rsidDel="00D01643">
          <w:rPr>
            <w:noProof/>
          </w:rPr>
          <w:delText>1.19 –Create application.yml under resource directory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35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2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26" w:author="Caree2" w:date="2017-03-06T17:59:00Z">
        <w:r w:rsidDel="00D01643">
          <w:rPr>
            <w:noProof/>
          </w:rPr>
          <w:delText>1.20 –Create domain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37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27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28" w:author="Caree2" w:date="2017-03-06T17:59:00Z">
        <w:r w:rsidDel="00D01643">
          <w:rPr>
            <w:noProof/>
          </w:rPr>
          <w:delText>1.21 –Create api.rest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38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29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30" w:author="Caree2" w:date="2017-03-06T17:59:00Z">
        <w:r w:rsidDel="00D01643">
          <w:rPr>
            <w:noProof/>
          </w:rPr>
          <w:delText>1.22 –Create exception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39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31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32" w:author="Caree2" w:date="2017-03-06T17:59:00Z">
        <w:r w:rsidDel="00D01643">
          <w:rPr>
            <w:noProof/>
          </w:rPr>
          <w:delText>1.23 –Create dao.jpa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40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33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34" w:author="Caree2" w:date="2017-03-06T17:59:00Z">
        <w:r w:rsidDel="00D01643">
          <w:rPr>
            <w:noProof/>
          </w:rPr>
          <w:delText>1.24 –Create service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41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3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36" w:author="Caree2" w:date="2017-03-06T17:59:00Z">
        <w:r w:rsidDel="00D01643">
          <w:rPr>
            <w:noProof/>
          </w:rPr>
          <w:delText>1.25 –Create Person domain class in domain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42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37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38" w:author="Caree2" w:date="2017-03-06T17:59:00Z">
        <w:r w:rsidDel="00D01643">
          <w:rPr>
            <w:noProof/>
          </w:rPr>
          <w:delText>1.26 –Do the following for the Person domain class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43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39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40" w:author="Caree2" w:date="2017-03-06T17:59:00Z">
        <w:r w:rsidDel="00D01643">
          <w:rPr>
            <w:noProof/>
          </w:rPr>
          <w:delText>1.27 –Create RESTAPIErrorInfo</w:delText>
        </w:r>
        <w:r w:rsidRPr="00C505B9" w:rsidDel="00D01643">
          <w:rPr>
            <w:rFonts w:ascii="Consolas" w:hAnsi="Consolas" w:cs="Consolas"/>
            <w:noProof/>
          </w:rPr>
          <w:delText xml:space="preserve"> </w:delText>
        </w:r>
        <w:r w:rsidDel="00D01643">
          <w:rPr>
            <w:noProof/>
          </w:rPr>
          <w:delText>domain class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43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41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42" w:author="Caree2" w:date="2017-03-06T17:59:00Z">
        <w:r w:rsidDel="00D01643">
          <w:rPr>
            <w:noProof/>
          </w:rPr>
          <w:delText>1.28 –Create HTTP400Exception class in the exception pckage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44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43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44" w:author="Caree2" w:date="2017-03-06T17:59:00Z">
        <w:r w:rsidDel="00D01643">
          <w:rPr>
            <w:noProof/>
          </w:rPr>
          <w:delText>1.29 –Create HTTP404Exception class in the exception pckage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45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4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46" w:author="Caree2" w:date="2017-03-06T17:59:00Z">
        <w:r w:rsidDel="00D01643">
          <w:rPr>
            <w:noProof/>
          </w:rPr>
          <w:delText>1.30 –Create PersonRepository interface</w:delText>
        </w:r>
        <w:r w:rsidRPr="00C505B9" w:rsidDel="00D01643">
          <w:rPr>
            <w:rFonts w:ascii="Consolas" w:hAnsi="Consolas" w:cs="Consolas"/>
            <w:noProof/>
          </w:rPr>
          <w:delText xml:space="preserve"> </w:delText>
        </w:r>
        <w:r w:rsidDel="00D01643">
          <w:rPr>
            <w:noProof/>
          </w:rPr>
          <w:delText>in the dao.jpa 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46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47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48" w:author="Caree2" w:date="2017-03-06T17:59:00Z">
        <w:r w:rsidDel="00D01643">
          <w:rPr>
            <w:noProof/>
          </w:rPr>
          <w:delText>1.31 –Create ServiceProperties class in the service 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47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49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50" w:author="Caree2" w:date="2017-03-06T17:59:00Z">
        <w:r w:rsidDel="00D01643">
          <w:rPr>
            <w:noProof/>
          </w:rPr>
          <w:delText>1.32 –Create PersonServiceHealth class</w:delText>
        </w:r>
        <w:r w:rsidRPr="00C505B9" w:rsidDel="00D01643">
          <w:rPr>
            <w:rFonts w:ascii="Consolas" w:hAnsi="Consolas" w:cs="Consolas"/>
            <w:noProof/>
          </w:rPr>
          <w:delText xml:space="preserve"> </w:delText>
        </w:r>
        <w:r w:rsidDel="00D01643">
          <w:rPr>
            <w:noProof/>
          </w:rPr>
          <w:delText>in the service 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48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51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52" w:author="Caree2" w:date="2017-03-06T17:59:00Z">
        <w:r w:rsidDel="00D01643">
          <w:rPr>
            <w:noProof/>
          </w:rPr>
          <w:delText>1.33 –Create PersonServiceEvent class</w:delText>
        </w:r>
        <w:r w:rsidRPr="00C505B9" w:rsidDel="00D01643">
          <w:rPr>
            <w:rFonts w:ascii="Consolas" w:hAnsi="Consolas" w:cs="Consolas"/>
            <w:noProof/>
          </w:rPr>
          <w:delText xml:space="preserve"> </w:delText>
        </w:r>
        <w:r w:rsidDel="00D01643">
          <w:rPr>
            <w:noProof/>
          </w:rPr>
          <w:delText>in the service 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49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53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54" w:author="Caree2" w:date="2017-03-06T17:59:00Z">
        <w:r w:rsidDel="00D01643">
          <w:rPr>
            <w:noProof/>
          </w:rPr>
          <w:delText>1.34 –Create PersonServiceListener class</w:delText>
        </w:r>
        <w:r w:rsidRPr="00C505B9" w:rsidDel="00D01643">
          <w:rPr>
            <w:rFonts w:ascii="Consolas" w:hAnsi="Consolas" w:cs="Consolas"/>
            <w:noProof/>
          </w:rPr>
          <w:delText xml:space="preserve"> </w:delText>
        </w:r>
        <w:r w:rsidDel="00D01643">
          <w:rPr>
            <w:noProof/>
          </w:rPr>
          <w:delText>in the service 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50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5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56" w:author="Caree2" w:date="2017-03-06T17:59:00Z">
        <w:r w:rsidDel="00D01643">
          <w:rPr>
            <w:noProof/>
          </w:rPr>
          <w:delText>1.35 –Create PersonServiceListener class</w:delText>
        </w:r>
        <w:r w:rsidRPr="00C505B9" w:rsidDel="00D01643">
          <w:rPr>
            <w:rFonts w:ascii="Consolas" w:hAnsi="Consolas" w:cs="Consolas"/>
            <w:noProof/>
          </w:rPr>
          <w:delText xml:space="preserve"> </w:delText>
        </w:r>
        <w:r w:rsidDel="00D01643">
          <w:rPr>
            <w:noProof/>
          </w:rPr>
          <w:delText>in the service 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5</w:delText>
        </w:r>
        <w:r w:rsidR="00E729E8" w:rsidDel="00D01643">
          <w:rPr>
            <w:noProof/>
          </w:rPr>
          <w:delText>1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57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58" w:author="Caree2" w:date="2017-03-06T17:59:00Z">
        <w:r w:rsidDel="00D01643">
          <w:rPr>
            <w:noProof/>
          </w:rPr>
          <w:delText>1.36 –Create AbstractRestHandler  class</w:delText>
        </w:r>
        <w:r w:rsidRPr="00C505B9" w:rsidDel="00D01643">
          <w:rPr>
            <w:rFonts w:ascii="Consolas" w:hAnsi="Consolas" w:cs="Consolas"/>
            <w:noProof/>
          </w:rPr>
          <w:delText xml:space="preserve"> </w:delText>
        </w:r>
        <w:r w:rsidDel="00D01643">
          <w:rPr>
            <w:noProof/>
          </w:rPr>
          <w:delText>in the rest.api 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53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59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60" w:author="Caree2" w:date="2017-03-06T17:59:00Z">
        <w:r w:rsidDel="00D01643">
          <w:rPr>
            <w:noProof/>
          </w:rPr>
          <w:delText>1.37 –Add PersonController in the rest.api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55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61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62" w:author="Caree2" w:date="2017-03-06T17:59:00Z">
        <w:r w:rsidDel="00D01643">
          <w:rPr>
            <w:noProof/>
          </w:rPr>
          <w:delText>1.38 –Add PersonController in the com.rollingstone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58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63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64" w:author="Caree2" w:date="2017-03-06T17:59:00Z">
        <w:r w:rsidDel="00D01643">
          <w:rPr>
            <w:noProof/>
          </w:rPr>
          <w:delText>1.39 –Add Application  class in the com.rollingstone package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60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6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66" w:author="Caree2" w:date="2017-03-06T17:59:00Z">
        <w:r w:rsidDel="00D01643">
          <w:rPr>
            <w:noProof/>
          </w:rPr>
          <w:delText>1.40 –Open Git Bash in project folder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61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67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68" w:author="Caree2" w:date="2017-03-06T17:59:00Z">
        <w:r w:rsidDel="00D01643">
          <w:rPr>
            <w:noProof/>
          </w:rPr>
          <w:delText>1.41 –Run build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61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69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70" w:author="Caree2" w:date="2017-03-06T17:59:00Z">
        <w:r w:rsidDel="00D01643">
          <w:rPr>
            <w:noProof/>
          </w:rPr>
          <w:delText>1.42 –Build successful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62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71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72" w:author="Caree2" w:date="2017-03-06T17:59:00Z">
        <w:r w:rsidDel="00D01643">
          <w:rPr>
            <w:noProof/>
          </w:rPr>
          <w:delText>1.43 –Now Run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63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73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74" w:author="Caree2" w:date="2017-03-06T17:59:00Z">
        <w:r w:rsidDel="00D01643">
          <w:rPr>
            <w:noProof/>
          </w:rPr>
          <w:delText>1.44 –Verify Database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64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7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76" w:author="Caree2" w:date="2017-03-06T17:59:00Z">
        <w:r w:rsidDel="00D01643">
          <w:rPr>
            <w:noProof/>
          </w:rPr>
          <w:delText>1.45 –Verify Database Data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65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77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78" w:author="Caree2" w:date="2017-03-06T17:59:00Z">
        <w:r w:rsidDel="00D01643">
          <w:rPr>
            <w:noProof/>
          </w:rPr>
          <w:delText>1.46 –Verify Data Retrieval API is working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66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79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80" w:author="Caree2" w:date="2017-03-06T17:59:00Z">
        <w:r w:rsidDel="00D01643">
          <w:rPr>
            <w:noProof/>
          </w:rPr>
          <w:delText>1.47 –Verify Data AOP for @Before and @AfterReturning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67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81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82" w:author="Caree2" w:date="2017-03-06T17:59:00Z">
        <w:r w:rsidDel="00D01643">
          <w:rPr>
            <w:noProof/>
          </w:rPr>
          <w:delText>1.47 –Verify Single Data Retrieval API is working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68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83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84" w:author="Caree2" w:date="2017-03-06T17:59:00Z">
        <w:r w:rsidDel="00D01643">
          <w:rPr>
            <w:noProof/>
          </w:rPr>
          <w:delText>1.48 –Verify Not Found is working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69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8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86" w:author="Caree2" w:date="2017-03-06T17:59:00Z">
        <w:r w:rsidDel="00D01643">
          <w:rPr>
            <w:noProof/>
          </w:rPr>
          <w:delText>1.49 –Verify Person Creation is working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70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87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88" w:author="Caree2" w:date="2017-03-06T17:59:00Z">
        <w:r w:rsidDel="00D01643">
          <w:rPr>
            <w:noProof/>
          </w:rPr>
          <w:delText>1.49 –Verify Person Updation is working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72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89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90" w:author="Caree2" w:date="2017-03-06T17:59:00Z">
        <w:r w:rsidDel="00D01643">
          <w:rPr>
            <w:noProof/>
          </w:rPr>
          <w:delText>1.50 –Verify Person Deletion is working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75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91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92" w:author="Caree2" w:date="2017-03-06T17:59:00Z">
        <w:r w:rsidDel="00D01643">
          <w:rPr>
            <w:noProof/>
          </w:rPr>
          <w:delText>1.51 –Custom Health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76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93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94" w:author="Caree2" w:date="2017-03-06T17:59:00Z">
        <w:r w:rsidDel="00D01643">
          <w:rPr>
            <w:noProof/>
          </w:rPr>
          <w:delText>1.54 – Metrics and Custom Metrics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77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9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96" w:author="Caree2" w:date="2017-03-06T17:59:00Z">
        <w:r w:rsidDel="00D01643">
          <w:rPr>
            <w:noProof/>
          </w:rPr>
          <w:delText>1.55 – /env endpoint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78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97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98" w:author="Caree2" w:date="2017-03-06T17:59:00Z">
        <w:r w:rsidDel="00D01643">
          <w:rPr>
            <w:noProof/>
          </w:rPr>
          <w:delText>1.56 – /beans endpoint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79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299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300" w:author="Caree2" w:date="2017-03-06T17:59:00Z">
        <w:r w:rsidDel="00D01643">
          <w:rPr>
            <w:noProof/>
          </w:rPr>
          <w:delText>1.57 – /actuator endpoint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80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301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302" w:author="Caree2" w:date="2017-03-06T17:59:00Z">
        <w:r w:rsidDel="00D01643">
          <w:rPr>
            <w:noProof/>
          </w:rPr>
          <w:delText>1.58 – /dump endpoint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82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303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304" w:author="Caree2" w:date="2017-03-06T17:59:00Z">
        <w:r w:rsidDel="00D01643">
          <w:rPr>
            <w:noProof/>
          </w:rPr>
          <w:delText>1.59 – /logfile endpoint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83</w:delText>
        </w:r>
      </w:del>
    </w:p>
    <w:p w:rsidR="00EB7E4E" w:rsidDel="00D01643" w:rsidRDefault="00EB7E4E">
      <w:pPr>
        <w:pStyle w:val="TOC1"/>
        <w:tabs>
          <w:tab w:val="right" w:leader="dot" w:pos="8630"/>
        </w:tabs>
        <w:rPr>
          <w:del w:id="305" w:author="Caree2" w:date="2017-03-06T17:59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306" w:author="Caree2" w:date="2017-03-06T17:59:00Z">
        <w:r w:rsidDel="00D01643">
          <w:rPr>
            <w:noProof/>
          </w:rPr>
          <w:delText>1.60 –Conclusion</w:delText>
        </w:r>
        <w:r w:rsidDel="00D01643">
          <w:rPr>
            <w:noProof/>
          </w:rPr>
          <w:tab/>
        </w:r>
        <w:r w:rsidR="00E729E8" w:rsidDel="00D01643">
          <w:rPr>
            <w:noProof/>
          </w:rPr>
          <w:delText>83</w:delText>
        </w:r>
      </w:del>
    </w:p>
    <w:p w:rsidR="00902BF3" w:rsidRDefault="00F25F25" w:rsidP="008F0D68">
      <w:pPr>
        <w:pStyle w:val="BodyTextIndent"/>
        <w:spacing w:line="240" w:lineRule="auto"/>
        <w:ind w:firstLine="0"/>
        <w:rPr>
          <w:bCs/>
          <w:sz w:val="24"/>
          <w:szCs w:val="24"/>
        </w:rPr>
      </w:pPr>
      <w:r w:rsidRPr="002B08AE">
        <w:rPr>
          <w:bCs/>
          <w:sz w:val="24"/>
          <w:szCs w:val="24"/>
        </w:rPr>
        <w:fldChar w:fldCharType="end"/>
      </w:r>
    </w:p>
    <w:p w:rsidR="005A35B4" w:rsidRPr="00EA56CB" w:rsidRDefault="00902BF3" w:rsidP="00EA56CB">
      <w:pPr>
        <w:shd w:val="clear" w:color="auto" w:fill="FFFFFF"/>
        <w:tabs>
          <w:tab w:val="left" w:pos="360"/>
        </w:tabs>
        <w:rPr>
          <w:rFonts w:ascii="Times New Roman" w:hAnsi="Times New Roman"/>
        </w:rPr>
      </w:pPr>
      <w:r>
        <w:br w:type="page"/>
      </w:r>
      <w:r w:rsidR="00350F7F">
        <w:rPr>
          <w:rFonts w:ascii="Times New Roman" w:hAnsi="Times New Roman"/>
        </w:rPr>
        <w:lastRenderedPageBreak/>
        <w:t xml:space="preserve"> </w:t>
      </w:r>
    </w:p>
    <w:p w:rsidR="00EF5541" w:rsidRPr="00F25F25" w:rsidRDefault="00EF5541" w:rsidP="00F25F25">
      <w:pPr>
        <w:pStyle w:val="BodyText"/>
        <w:rPr>
          <w:b w:val="0"/>
          <w:sz w:val="44"/>
        </w:rPr>
      </w:pPr>
      <w:r w:rsidRPr="00F25F25">
        <w:rPr>
          <w:b w:val="0"/>
          <w:sz w:val="44"/>
        </w:rPr>
        <w:t>Chapter 1</w:t>
      </w:r>
    </w:p>
    <w:p w:rsidR="00EF5541" w:rsidRPr="00F25F25" w:rsidRDefault="002F5FB1" w:rsidP="00F25F25">
      <w:pPr>
        <w:pStyle w:val="BodyText"/>
        <w:rPr>
          <w:i/>
          <w:sz w:val="44"/>
        </w:rPr>
      </w:pPr>
      <w:r>
        <w:rPr>
          <w:i/>
          <w:sz w:val="44"/>
        </w:rPr>
        <w:t xml:space="preserve">Spring </w:t>
      </w:r>
      <w:r w:rsidR="0098588B">
        <w:rPr>
          <w:i/>
          <w:sz w:val="44"/>
        </w:rPr>
        <w:t>Boot</w:t>
      </w:r>
      <w:r>
        <w:rPr>
          <w:i/>
          <w:sz w:val="44"/>
        </w:rPr>
        <w:t xml:space="preserve"> </w:t>
      </w:r>
      <w:r w:rsidR="0098588B">
        <w:rPr>
          <w:i/>
          <w:sz w:val="44"/>
        </w:rPr>
        <w:t>Person</w:t>
      </w:r>
      <w:r>
        <w:rPr>
          <w:i/>
          <w:sz w:val="44"/>
        </w:rPr>
        <w:t xml:space="preserve"> Service Project Creation</w:t>
      </w:r>
    </w:p>
    <w:p w:rsidR="005A35B4" w:rsidRDefault="005A35B4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EF5541" w:rsidRPr="00871E1A" w:rsidRDefault="00EF5541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5A35B4" w:rsidRPr="000D4D7D" w:rsidRDefault="00EF5541" w:rsidP="00440B3B">
      <w:pPr>
        <w:pStyle w:val="StyleHeading114ptBoldUnderlineLeft"/>
      </w:pPr>
      <w:bookmarkStart w:id="307" w:name="_Toc476586546"/>
      <w:r>
        <w:t xml:space="preserve">1.0 - </w:t>
      </w:r>
      <w:r w:rsidR="005A35B4" w:rsidRPr="000D4D7D">
        <w:t>Introduction</w:t>
      </w:r>
      <w:bookmarkEnd w:id="307"/>
    </w:p>
    <w:p w:rsidR="000D4D7D" w:rsidRDefault="000D4D7D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DB5929">
      <w:pPr>
        <w:pStyle w:val="BodyTextIndent"/>
        <w:spacing w:line="240" w:lineRule="auto"/>
        <w:ind w:firstLine="0"/>
        <w:rPr>
          <w:sz w:val="22"/>
        </w:rPr>
      </w:pPr>
      <w:r>
        <w:rPr>
          <w:sz w:val="24"/>
        </w:rPr>
        <w:t xml:space="preserve">The purpose of this guide is to help walk through the process of creating a Spring Boot </w:t>
      </w:r>
      <w:r w:rsidR="00FD275D">
        <w:rPr>
          <w:sz w:val="24"/>
        </w:rPr>
        <w:t>based Person Service REST Application so that the reader / learner becomes completely familiar with Spring Boot and its associated features such as actuator etc</w:t>
      </w:r>
      <w:r>
        <w:rPr>
          <w:sz w:val="24"/>
        </w:rPr>
        <w:t>.</w:t>
      </w:r>
      <w:r w:rsidR="00350F7F">
        <w:rPr>
          <w:sz w:val="22"/>
        </w:rPr>
        <w:t xml:space="preserve"> </w:t>
      </w:r>
    </w:p>
    <w:p w:rsidR="005A35B4" w:rsidRPr="00871E1A" w:rsidRDefault="005A35B4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16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0"/>
          <w:szCs w:val="25"/>
          <w:u w:val="single"/>
        </w:rPr>
      </w:pPr>
      <w:r>
        <w:rPr>
          <w:b/>
          <w:bCs/>
          <w:sz w:val="20"/>
          <w:u w:val="single"/>
        </w:rPr>
        <w:br w:type="page"/>
      </w:r>
    </w:p>
    <w:p w:rsidR="005A35B4" w:rsidRPr="00871E1A" w:rsidRDefault="005A35B4">
      <w:pPr>
        <w:pStyle w:val="BodyTextIndent"/>
        <w:spacing w:line="240" w:lineRule="auto"/>
        <w:ind w:firstLine="0"/>
        <w:rPr>
          <w:b/>
          <w:bCs/>
          <w:sz w:val="20"/>
          <w:u w:val="single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i/>
          <w:iCs/>
          <w:sz w:val="16"/>
        </w:rPr>
      </w:pPr>
    </w:p>
    <w:p w:rsidR="00C07774" w:rsidRDefault="00C07774">
      <w:pPr>
        <w:rPr>
          <w:rFonts w:ascii="Times New Roman" w:hAnsi="Times New Roman"/>
          <w:i/>
          <w:iCs/>
          <w:color w:val="000000"/>
        </w:rPr>
      </w:pPr>
    </w:p>
    <w:p w:rsidR="001A4B38" w:rsidRDefault="00EF5541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308" w:name="_Toc476586547"/>
      <w:r w:rsidRPr="008F0D68">
        <w:rPr>
          <w:rStyle w:val="StyleHeading114ptBoldUnderlineLeftChar"/>
        </w:rPr>
        <w:t>1</w:t>
      </w:r>
      <w:r w:rsidR="00123FCB">
        <w:rPr>
          <w:rStyle w:val="StyleHeading114ptBoldUnderlineLeftChar"/>
        </w:rPr>
        <w:t>.</w:t>
      </w:r>
      <w:r w:rsidR="00EC1642">
        <w:rPr>
          <w:rStyle w:val="StyleHeading114ptBoldUnderlineLeftChar"/>
        </w:rPr>
        <w:t>1</w:t>
      </w:r>
      <w:r w:rsidRPr="008F0D68">
        <w:rPr>
          <w:rStyle w:val="StyleHeading114ptBoldUnderlineLeftChar"/>
        </w:rPr>
        <w:t xml:space="preserve"> – </w:t>
      </w:r>
      <w:r w:rsidR="001A4B38">
        <w:rPr>
          <w:rStyle w:val="StyleHeading114ptBoldUnderlineLeftChar"/>
        </w:rPr>
        <w:t>Create a new Spring Starter Project</w:t>
      </w:r>
      <w:bookmarkEnd w:id="308"/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>
      <w:pPr>
        <w:rPr>
          <w:rStyle w:val="StyleHeading114ptBoldUnderlineLeftChar"/>
        </w:rPr>
      </w:pPr>
      <w:r>
        <w:rPr>
          <w:noProof/>
        </w:rPr>
        <w:drawing>
          <wp:inline distT="0" distB="0" distL="0" distR="0" wp14:anchorId="63B9925D" wp14:editId="6130F557">
            <wp:extent cx="5486400" cy="3086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EA" w:rsidRDefault="006851EA">
      <w:pPr>
        <w:rPr>
          <w:rStyle w:val="StyleHeading114ptBoldUnderlineLeftChar"/>
          <w:rFonts w:ascii="Times New Roman" w:hAnsi="Times New Roman"/>
        </w:rPr>
      </w:pPr>
      <w:r>
        <w:rPr>
          <w:rStyle w:val="StyleHeading114ptBoldUnderlineLeftChar"/>
        </w:rPr>
        <w:br w:type="page"/>
      </w:r>
    </w:p>
    <w:p w:rsidR="006851EA" w:rsidRDefault="006851EA" w:rsidP="006851EA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309" w:name="_Toc476586548"/>
      <w:r w:rsidRPr="008F0D68">
        <w:rPr>
          <w:rStyle w:val="StyleHeading114ptBoldUnderlineLeftChar"/>
        </w:rPr>
        <w:lastRenderedPageBreak/>
        <w:t>1.</w:t>
      </w:r>
      <w:r w:rsidR="006C0A8D">
        <w:rPr>
          <w:rStyle w:val="StyleHeading114ptBoldUnderlineLeftChar"/>
        </w:rPr>
        <w:t>2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Fill initial values</w:t>
      </w:r>
      <w:bookmarkEnd w:id="309"/>
    </w:p>
    <w:p w:rsidR="001A4B38" w:rsidRDefault="001A4B38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5A35B4" w:rsidRPr="00871E1A" w:rsidRDefault="000D0FC7">
      <w:pPr>
        <w:rPr>
          <w:b/>
          <w:bCs/>
          <w:sz w:val="32"/>
          <w:u w:val="single"/>
        </w:rPr>
      </w:pPr>
      <w:r>
        <w:rPr>
          <w:noProof/>
        </w:rPr>
        <w:drawing>
          <wp:inline distT="0" distB="0" distL="0" distR="0" wp14:anchorId="45CDE101" wp14:editId="063DACF2">
            <wp:extent cx="5486400" cy="484456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B4" w:rsidRPr="00871E1A" w:rsidRDefault="005A35B4">
      <w:pPr>
        <w:shd w:val="clear" w:color="auto" w:fill="FFFFFF"/>
        <w:rPr>
          <w:rFonts w:ascii="Times New Roman" w:hAnsi="Times New Roman"/>
          <w:color w:val="000000"/>
          <w:sz w:val="28"/>
        </w:rPr>
      </w:pPr>
    </w:p>
    <w:p w:rsidR="00EE55A8" w:rsidRDefault="00EE55A8" w:rsidP="00EE55A8">
      <w:pPr>
        <w:pStyle w:val="BodyTextIndent2"/>
        <w:ind w:left="0" w:firstLine="0"/>
        <w:rPr>
          <w:color w:val="0000FF"/>
          <w:sz w:val="24"/>
        </w:rPr>
      </w:pPr>
    </w:p>
    <w:p w:rsidR="00EE55A8" w:rsidRPr="00EF5541" w:rsidRDefault="00EE55A8" w:rsidP="00AB25C9">
      <w:pPr>
        <w:pStyle w:val="BodyTextIndent2"/>
        <w:ind w:left="0" w:firstLine="0"/>
        <w:jc w:val="center"/>
        <w:rPr>
          <w:sz w:val="24"/>
        </w:rPr>
      </w:pPr>
    </w:p>
    <w:p w:rsidR="00AC7900" w:rsidRPr="00871E1A" w:rsidRDefault="00AC7900" w:rsidP="00AC7900">
      <w:pPr>
        <w:pStyle w:val="BodyTextIndent2"/>
        <w:ind w:left="2160" w:firstLine="0"/>
        <w:rPr>
          <w:sz w:val="24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F5541" w:rsidRDefault="00371252" w:rsidP="00EF5541">
      <w:pPr>
        <w:pStyle w:val="StyleHeading114ptBoldUnderlineLeft"/>
      </w:pPr>
      <w:bookmarkStart w:id="310" w:name="_Toc476586549"/>
      <w:r>
        <w:lastRenderedPageBreak/>
        <w:t>1.</w:t>
      </w:r>
      <w:r w:rsidR="006C0A8D">
        <w:t>3</w:t>
      </w:r>
      <w:r>
        <w:t xml:space="preserve"> </w:t>
      </w:r>
      <w:r w:rsidR="00745346">
        <w:t>–</w:t>
      </w:r>
      <w:r>
        <w:t xml:space="preserve"> </w:t>
      </w:r>
      <w:r w:rsidR="00795A61">
        <w:t>Do not choose anything</w:t>
      </w:r>
      <w:bookmarkEnd w:id="310"/>
    </w:p>
    <w:p w:rsidR="001A4B38" w:rsidRDefault="001A4B38" w:rsidP="00EF5541">
      <w:pPr>
        <w:pStyle w:val="StyleHeading114ptBoldUnderlineLeft"/>
      </w:pPr>
    </w:p>
    <w:p w:rsidR="001A4B38" w:rsidRPr="00EF5541" w:rsidRDefault="00123FCB">
      <w:r>
        <w:rPr>
          <w:noProof/>
        </w:rPr>
        <w:drawing>
          <wp:inline distT="0" distB="0" distL="0" distR="0" wp14:anchorId="21C345E1" wp14:editId="5B5C9769">
            <wp:extent cx="5486400" cy="47062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41" w:rsidRPr="00871E1A" w:rsidRDefault="00EF5541" w:rsidP="00EF5541">
      <w:pPr>
        <w:shd w:val="clear" w:color="auto" w:fill="FFFFFF"/>
        <w:ind w:hanging="90"/>
        <w:rPr>
          <w:rFonts w:ascii="Times New Roman" w:hAnsi="Times New Roman"/>
          <w:color w:val="000000"/>
          <w:sz w:val="28"/>
        </w:rPr>
      </w:pPr>
    </w:p>
    <w:p w:rsidR="006A0E76" w:rsidRPr="0023160F" w:rsidRDefault="00E857B2" w:rsidP="001409E7">
      <w:pPr>
        <w:shd w:val="clear" w:color="auto" w:fill="FFFFFF"/>
        <w:ind w:left="1080"/>
        <w:rPr>
          <w:rFonts w:ascii="Times New Roman" w:hAnsi="Times New Roman"/>
        </w:rPr>
      </w:pPr>
      <w:r w:rsidRPr="0023160F">
        <w:rPr>
          <w:rFonts w:ascii="Times New Roman" w:hAnsi="Times New Roman"/>
          <w:bCs/>
          <w:szCs w:val="22"/>
        </w:rPr>
        <w:t>.</w:t>
      </w:r>
    </w:p>
    <w:p w:rsidR="005A35B4" w:rsidRPr="00871E1A" w:rsidRDefault="005A35B4">
      <w:pPr>
        <w:shd w:val="clear" w:color="auto" w:fill="FFFFFF"/>
        <w:ind w:left="360"/>
        <w:rPr>
          <w:rFonts w:ascii="Times New Roman" w:hAnsi="Times New Roman"/>
          <w:b/>
          <w:bCs/>
          <w:sz w:val="36"/>
        </w:rPr>
      </w:pP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  <w:t xml:space="preserve"> </w:t>
      </w:r>
    </w:p>
    <w:p w:rsidR="005A35B4" w:rsidRPr="00871E1A" w:rsidRDefault="005A35B4">
      <w:pPr>
        <w:ind w:left="360"/>
        <w:rPr>
          <w:rFonts w:ascii="Times New Roman" w:hAnsi="Times New Roman"/>
        </w:rPr>
      </w:pPr>
    </w:p>
    <w:p w:rsidR="005A35B4" w:rsidRPr="00871E1A" w:rsidRDefault="005A35B4" w:rsidP="0012448C">
      <w:pPr>
        <w:pStyle w:val="StyleHeading114ptBoldUnderlineLeft"/>
        <w:sectPr w:rsidR="005A35B4" w:rsidRPr="00871E1A" w:rsidSect="00D73E1D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</w:p>
    <w:p w:rsidR="0012448C" w:rsidRPr="00871E1A" w:rsidRDefault="0012448C">
      <w:pPr>
        <w:ind w:right="-720"/>
        <w:rPr>
          <w:rFonts w:ascii="Times New Roman" w:hAnsi="Times New Roman"/>
          <w:sz w:val="32"/>
        </w:rPr>
        <w:sectPr w:rsidR="0012448C" w:rsidRPr="00871E1A" w:rsidSect="00D73E1D">
          <w:type w:val="continuous"/>
          <w:pgSz w:w="12240" w:h="15840"/>
          <w:pgMar w:top="1152" w:right="1800" w:bottom="1152" w:left="1800" w:header="720" w:footer="720" w:gutter="0"/>
          <w:cols w:num="3" w:space="648"/>
          <w:docGrid w:linePitch="360"/>
        </w:sectPr>
      </w:pPr>
    </w:p>
    <w:p w:rsidR="001A4B38" w:rsidRDefault="0012448C" w:rsidP="001409E7">
      <w:pPr>
        <w:pStyle w:val="StyleHeading114ptBoldUnderlineLeft"/>
      </w:pPr>
      <w:r w:rsidRPr="001409E7">
        <w:lastRenderedPageBreak/>
        <w:t xml:space="preserve"> </w:t>
      </w:r>
      <w:bookmarkStart w:id="311" w:name="_Toc476586550"/>
      <w:r w:rsidRPr="002612E3">
        <w:t>1.</w:t>
      </w:r>
      <w:r w:rsidR="006C0A8D">
        <w:t>4</w:t>
      </w:r>
      <w:r w:rsidRPr="00BD37D0">
        <w:t xml:space="preserve"> </w:t>
      </w:r>
      <w:r w:rsidR="00745346">
        <w:t>–</w:t>
      </w:r>
      <w:r w:rsidRPr="002612E3">
        <w:t xml:space="preserve"> </w:t>
      </w:r>
      <w:r w:rsidR="001A4B38">
        <w:t>Click Finish Now</w:t>
      </w:r>
      <w:bookmarkEnd w:id="311"/>
    </w:p>
    <w:p w:rsidR="001A4B38" w:rsidRDefault="001A4B38" w:rsidP="001409E7">
      <w:pPr>
        <w:pStyle w:val="h1"/>
      </w:pPr>
    </w:p>
    <w:p w:rsidR="00FE3307" w:rsidRDefault="00E55592">
      <w:r>
        <w:rPr>
          <w:noProof/>
        </w:rPr>
        <w:drawing>
          <wp:inline distT="0" distB="0" distL="0" distR="0" wp14:anchorId="43545281" wp14:editId="14EDF76E">
            <wp:extent cx="5943600" cy="5069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409E7">
      <w:pPr>
        <w:pStyle w:val="h1"/>
      </w:pPr>
    </w:p>
    <w:p w:rsidR="008C77C5" w:rsidRDefault="008C77C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A4B38" w:rsidRDefault="00673EC6" w:rsidP="001409E7">
      <w:pPr>
        <w:pStyle w:val="StyleHeading114ptBoldUnderlineLeft"/>
      </w:pPr>
      <w:bookmarkStart w:id="312" w:name="_Toc476586551"/>
      <w:r>
        <w:lastRenderedPageBreak/>
        <w:t>1.</w:t>
      </w:r>
      <w:r w:rsidR="006C0A8D">
        <w:t>5</w:t>
      </w:r>
      <w:r w:rsidR="00FE3307" w:rsidRPr="00EA03DE">
        <w:t xml:space="preserve"> </w:t>
      </w:r>
      <w:r w:rsidR="00FE3307">
        <w:t>–</w:t>
      </w:r>
      <w:r w:rsidR="00FE3307" w:rsidRPr="00EA03DE">
        <w:t xml:space="preserve"> </w:t>
      </w:r>
      <w:r w:rsidR="001A4B38">
        <w:t>Let Spring Tool Suite Prepare the Project</w:t>
      </w:r>
      <w:bookmarkEnd w:id="312"/>
    </w:p>
    <w:p w:rsidR="008C77C5" w:rsidRDefault="008C77C5" w:rsidP="001409E7">
      <w:pPr>
        <w:pStyle w:val="h1"/>
      </w:pPr>
    </w:p>
    <w:p w:rsidR="008C77C5" w:rsidRDefault="00985601" w:rsidP="001409E7">
      <w:r>
        <w:rPr>
          <w:noProof/>
        </w:rPr>
        <w:drawing>
          <wp:inline distT="0" distB="0" distL="0" distR="0" wp14:anchorId="332AA47B" wp14:editId="05F4CB11">
            <wp:extent cx="5467350" cy="37909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409E7">
      <w:pPr>
        <w:pStyle w:val="h1"/>
      </w:pPr>
    </w:p>
    <w:p w:rsidR="001A4B38" w:rsidRDefault="001A4B38" w:rsidP="001409E7"/>
    <w:p w:rsidR="001A4B38" w:rsidRDefault="001A4B38" w:rsidP="001409E7">
      <w:pPr>
        <w:pStyle w:val="h1"/>
      </w:pPr>
    </w:p>
    <w:p w:rsidR="00A40FD9" w:rsidRDefault="00A40FD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E3307" w:rsidRDefault="00FE3307" w:rsidP="001409E7">
      <w:pPr>
        <w:pStyle w:val="StyleHeading114ptBoldUnderlineLeft"/>
      </w:pPr>
      <w:bookmarkStart w:id="313" w:name="_Toc476586552"/>
      <w:r w:rsidRPr="00EA03DE">
        <w:lastRenderedPageBreak/>
        <w:t>1.</w:t>
      </w:r>
      <w:r w:rsidR="006C0A8D">
        <w:t>6</w:t>
      </w:r>
      <w:r w:rsidRPr="00EA03DE">
        <w:t xml:space="preserve"> </w:t>
      </w:r>
      <w:r>
        <w:t>–</w:t>
      </w:r>
      <w:r w:rsidRPr="00EA03DE">
        <w:t xml:space="preserve"> </w:t>
      </w:r>
      <w:r w:rsidR="00E1501E">
        <w:t>Verify the project identification in the pom.xml</w:t>
      </w:r>
      <w:bookmarkEnd w:id="313"/>
    </w:p>
    <w:p w:rsidR="00E1501E" w:rsidRDefault="00E1501E" w:rsidP="001409E7">
      <w:pPr>
        <w:pStyle w:val="StyleHeading114ptBoldUnderlineLeft"/>
      </w:pPr>
    </w:p>
    <w:p w:rsidR="006C0A8D" w:rsidRDefault="00E1501E" w:rsidP="00DB1FE4">
      <w:r>
        <w:tab/>
      </w:r>
      <w:r w:rsidR="006C0A8D">
        <w:rPr>
          <w:color w:val="008080"/>
        </w:rPr>
        <w:t>&lt;</w:t>
      </w:r>
      <w:r w:rsidR="006C0A8D">
        <w:rPr>
          <w:color w:val="3F7F7F"/>
        </w:rPr>
        <w:t>groupId</w:t>
      </w:r>
      <w:r w:rsidR="006C0A8D">
        <w:rPr>
          <w:color w:val="008080"/>
        </w:rPr>
        <w:t>&gt;</w:t>
      </w:r>
      <w:r w:rsidR="006C0A8D">
        <w:t>com.rollingstone</w:t>
      </w:r>
      <w:r w:rsidR="006C0A8D">
        <w:rPr>
          <w:color w:val="008080"/>
        </w:rPr>
        <w:t>&lt;/</w:t>
      </w:r>
      <w:r w:rsidR="006C0A8D">
        <w:rPr>
          <w:color w:val="3F7F7F"/>
        </w:rPr>
        <w:t>groupId</w:t>
      </w:r>
      <w:r w:rsidR="006C0A8D">
        <w:rPr>
          <w:color w:val="008080"/>
        </w:rPr>
        <w:t>&gt;</w:t>
      </w:r>
    </w:p>
    <w:p w:rsidR="006C0A8D" w:rsidRDefault="006C0A8D" w:rsidP="00DB1FE4">
      <w: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rPr>
          <w:u w:val="single"/>
        </w:rPr>
        <w:t>udemy</w:t>
      </w:r>
      <w:r>
        <w:t>-</w:t>
      </w:r>
      <w:r>
        <w:rPr>
          <w:u w:val="single"/>
        </w:rPr>
        <w:t>rsmortgage</w:t>
      </w:r>
      <w:r>
        <w:t>-person-service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6C0A8D" w:rsidRDefault="006C0A8D" w:rsidP="00DB1FE4">
      <w: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t>0.0.1-SNAPSHOT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6C0A8D" w:rsidRDefault="006C0A8D" w:rsidP="00DB1FE4">
      <w:r>
        <w:tab/>
      </w:r>
      <w:r>
        <w:rPr>
          <w:color w:val="008080"/>
        </w:rPr>
        <w:t>&lt;</w:t>
      </w:r>
      <w:r>
        <w:rPr>
          <w:color w:val="3F7F7F"/>
        </w:rPr>
        <w:t>packaging</w:t>
      </w:r>
      <w:r>
        <w:rPr>
          <w:color w:val="008080"/>
        </w:rPr>
        <w:t>&gt;</w:t>
      </w:r>
      <w:r>
        <w:t>jar</w:t>
      </w:r>
      <w:r>
        <w:rPr>
          <w:color w:val="008080"/>
        </w:rPr>
        <w:t>&lt;/</w:t>
      </w:r>
      <w:r>
        <w:rPr>
          <w:color w:val="3F7F7F"/>
        </w:rPr>
        <w:t>packaging</w:t>
      </w:r>
      <w:r>
        <w:rPr>
          <w:color w:val="008080"/>
        </w:rPr>
        <w:t>&gt;</w:t>
      </w:r>
    </w:p>
    <w:p w:rsidR="006C0A8D" w:rsidRDefault="006C0A8D" w:rsidP="00DB1FE4"/>
    <w:p w:rsidR="006C0A8D" w:rsidRDefault="006C0A8D" w:rsidP="00DB1FE4">
      <w:r>
        <w:tab/>
      </w:r>
      <w:r>
        <w:rPr>
          <w:color w:val="008080"/>
        </w:rPr>
        <w:t>&lt;</w:t>
      </w:r>
      <w:r>
        <w:rPr>
          <w:color w:val="3F7F7F"/>
        </w:rPr>
        <w:t>name</w:t>
      </w:r>
      <w:r>
        <w:rPr>
          <w:color w:val="008080"/>
        </w:rPr>
        <w:t>&gt;</w:t>
      </w:r>
      <w:r>
        <w:rPr>
          <w:u w:val="single"/>
        </w:rPr>
        <w:t>udemy</w:t>
      </w:r>
      <w:r>
        <w:t>-</w:t>
      </w:r>
      <w:r>
        <w:rPr>
          <w:u w:val="single"/>
        </w:rPr>
        <w:t>rsmortgage</w:t>
      </w:r>
      <w:r>
        <w:t>-person-service</w:t>
      </w:r>
      <w:r>
        <w:rPr>
          <w:color w:val="008080"/>
        </w:rPr>
        <w:t>&lt;/</w:t>
      </w:r>
      <w:r>
        <w:rPr>
          <w:color w:val="3F7F7F"/>
        </w:rPr>
        <w:t>name</w:t>
      </w:r>
      <w:r>
        <w:rPr>
          <w:color w:val="008080"/>
        </w:rPr>
        <w:t>&gt;</w:t>
      </w:r>
    </w:p>
    <w:p w:rsidR="006C0A8D" w:rsidRDefault="006C0A8D">
      <w:pPr>
        <w:rPr>
          <w:color w:val="008080"/>
        </w:rPr>
      </w:pPr>
      <w:r>
        <w:tab/>
      </w:r>
      <w:r>
        <w:rPr>
          <w:color w:val="008080"/>
        </w:rPr>
        <w:t>&lt;</w:t>
      </w:r>
      <w:r>
        <w:rPr>
          <w:color w:val="3F7F7F"/>
        </w:rPr>
        <w:t>description</w:t>
      </w:r>
      <w:r>
        <w:rPr>
          <w:color w:val="008080"/>
        </w:rPr>
        <w:t>&gt;</w:t>
      </w:r>
      <w:r>
        <w:t>Demo project for Spring Boot</w:t>
      </w:r>
      <w:r>
        <w:rPr>
          <w:color w:val="008080"/>
        </w:rPr>
        <w:t>&lt;/</w:t>
      </w:r>
      <w:r>
        <w:rPr>
          <w:color w:val="3F7F7F"/>
        </w:rPr>
        <w:t>description</w:t>
      </w:r>
      <w:r>
        <w:rPr>
          <w:color w:val="008080"/>
        </w:rPr>
        <w:t>&gt;</w:t>
      </w:r>
    </w:p>
    <w:p w:rsidR="006C0A8D" w:rsidRDefault="006C0A8D">
      <w:pPr>
        <w:rPr>
          <w:rFonts w:ascii="Consolas" w:hAnsi="Consolas" w:cs="Consolas"/>
          <w:color w:val="008080"/>
          <w:sz w:val="20"/>
          <w:szCs w:val="20"/>
        </w:rPr>
      </w:pPr>
    </w:p>
    <w:p w:rsidR="00E1501E" w:rsidRDefault="00E1501E" w:rsidP="006C0A8D"/>
    <w:p w:rsidR="00E1501E" w:rsidRDefault="00E1501E" w:rsidP="00E1501E">
      <w:pPr>
        <w:pStyle w:val="StyleHeading114ptBoldUnderlineLeft"/>
      </w:pPr>
      <w:bookmarkStart w:id="314" w:name="_Toc476586553"/>
      <w:r w:rsidRPr="00EA03DE">
        <w:t>1.</w:t>
      </w:r>
      <w:r w:rsidR="006C0A8D">
        <w:t>7</w:t>
      </w:r>
      <w:r w:rsidRPr="00EA03DE">
        <w:t xml:space="preserve"> </w:t>
      </w:r>
      <w:r>
        <w:t>–</w:t>
      </w:r>
      <w:r w:rsidRPr="00EA03DE">
        <w:t xml:space="preserve"> </w:t>
      </w:r>
      <w:r>
        <w:t>Add Parent project</w:t>
      </w:r>
      <w:bookmarkEnd w:id="314"/>
    </w:p>
    <w:p w:rsidR="00E1501E" w:rsidRDefault="00E1501E" w:rsidP="00E1501E">
      <w:pPr>
        <w:pStyle w:val="StyleHeading114ptBoldUnderlineLeft"/>
      </w:pPr>
    </w:p>
    <w:p w:rsidR="006C0A8D" w:rsidRPr="00DB1FE4" w:rsidRDefault="00E1501E" w:rsidP="00DB1FE4">
      <w:r w:rsidRPr="00DB1FE4">
        <w:tab/>
      </w:r>
      <w:r w:rsidR="006C0A8D" w:rsidRPr="00DB1FE4">
        <w:t>&lt;parent&gt;</w:t>
      </w:r>
    </w:p>
    <w:p w:rsidR="006C0A8D" w:rsidRPr="00DB1FE4" w:rsidRDefault="006C0A8D" w:rsidP="00DB1FE4">
      <w:r w:rsidRPr="00DB1FE4">
        <w:tab/>
      </w:r>
      <w:r w:rsidRPr="00DB1FE4">
        <w:tab/>
        <w:t>&lt;groupId&gt;org.springframework.boot&lt;/groupId&gt;</w:t>
      </w:r>
    </w:p>
    <w:p w:rsidR="006C0A8D" w:rsidRPr="00DB1FE4" w:rsidRDefault="006C0A8D" w:rsidP="00DB1FE4">
      <w:r w:rsidRPr="00DB1FE4">
        <w:tab/>
      </w:r>
      <w:r w:rsidRPr="00DB1FE4">
        <w:tab/>
        <w:t>&lt;artifactId&gt;spring-boot-starter-parent&lt;/artifactId&gt;</w:t>
      </w:r>
    </w:p>
    <w:p w:rsidR="006C0A8D" w:rsidRPr="00DB1FE4" w:rsidRDefault="006C0A8D" w:rsidP="00DB1FE4">
      <w:r w:rsidRPr="00DB1FE4">
        <w:tab/>
      </w:r>
      <w:r w:rsidRPr="00DB1FE4">
        <w:tab/>
        <w:t>&lt;version&gt;1.3.6.RELEASE&lt;/version&gt;</w:t>
      </w:r>
    </w:p>
    <w:p w:rsidR="006C0A8D" w:rsidRPr="00DB1FE4" w:rsidRDefault="006C0A8D" w:rsidP="00DB1FE4">
      <w:r w:rsidRPr="00DB1FE4">
        <w:tab/>
        <w:t>&lt;/parent&gt;</w:t>
      </w:r>
    </w:p>
    <w:p w:rsidR="00E1501E" w:rsidRPr="0091290A" w:rsidRDefault="00E1501E" w:rsidP="006C0A8D">
      <w:pPr>
        <w:rPr>
          <w:color w:val="008080"/>
        </w:rPr>
      </w:pPr>
    </w:p>
    <w:p w:rsidR="00E1501E" w:rsidRDefault="00E1501E" w:rsidP="00E1501E">
      <w:pPr>
        <w:pStyle w:val="StyleHeading114ptBoldUnderlineLeft"/>
      </w:pPr>
    </w:p>
    <w:p w:rsidR="00E1501E" w:rsidRDefault="00E1501E" w:rsidP="00E1501E">
      <w:pPr>
        <w:pStyle w:val="StyleHeading114ptBoldUnderlineLeft"/>
      </w:pPr>
      <w:bookmarkStart w:id="315" w:name="_Toc476586554"/>
      <w:r w:rsidRPr="00EA03DE">
        <w:t>1.</w:t>
      </w:r>
      <w:r w:rsidR="00243C3F">
        <w:t>8</w:t>
      </w:r>
      <w:r w:rsidRPr="00EA03DE">
        <w:t xml:space="preserve"> </w:t>
      </w:r>
      <w:r>
        <w:t>–</w:t>
      </w:r>
      <w:r w:rsidRPr="00EA03DE">
        <w:t xml:space="preserve"> </w:t>
      </w:r>
      <w:r>
        <w:t>Add Properties</w:t>
      </w:r>
      <w:bookmarkEnd w:id="315"/>
    </w:p>
    <w:p w:rsidR="00E1501E" w:rsidRDefault="00E1501E" w:rsidP="00E1501E">
      <w:pPr>
        <w:pStyle w:val="StyleHeading114ptBoldUnderlineLeft"/>
      </w:pPr>
    </w:p>
    <w:p w:rsidR="00E1501E" w:rsidRPr="0091290A" w:rsidRDefault="00E1501E">
      <w:r w:rsidRPr="0091290A">
        <w:tab/>
        <w:t>&lt;properties&gt;</w:t>
      </w:r>
    </w:p>
    <w:p w:rsidR="00E1501E" w:rsidRPr="0091290A" w:rsidRDefault="00E1501E">
      <w:r w:rsidRPr="0091290A">
        <w:tab/>
      </w:r>
      <w:r w:rsidRPr="0091290A">
        <w:tab/>
        <w:t>&lt;project.build.sourceEncoding&gt;UTF-8&lt;/project.build.sourceEncoding&gt;</w:t>
      </w:r>
    </w:p>
    <w:p w:rsidR="00E1501E" w:rsidRPr="0091290A" w:rsidRDefault="00E1501E">
      <w:r w:rsidRPr="0091290A">
        <w:tab/>
      </w:r>
      <w:r w:rsidRPr="0091290A">
        <w:tab/>
        <w:t>&lt;project.reporting.outputEncoding&gt;UTF-8&lt;/project.reporting.outputEncoding&gt;</w:t>
      </w:r>
    </w:p>
    <w:p w:rsidR="00E1501E" w:rsidRDefault="00E1501E">
      <w:r w:rsidRPr="0091290A">
        <w:tab/>
      </w:r>
      <w:r w:rsidRPr="0091290A">
        <w:tab/>
        <w:t>&lt;java.version&gt;1.8&lt;/java.version&gt;</w:t>
      </w:r>
    </w:p>
    <w:p w:rsidR="006C0A8D" w:rsidRPr="00DB1FE4" w:rsidRDefault="006C0A8D" w:rsidP="00DB1FE4">
      <w:r w:rsidRPr="00DB1FE4">
        <w:t>&lt;start-class&gt;com.rollingstone.Application&lt;/start-class&gt;</w:t>
      </w:r>
    </w:p>
    <w:p w:rsidR="006C0A8D" w:rsidRPr="00DB1FE4" w:rsidRDefault="006C0A8D" w:rsidP="00DB1FE4">
      <w:r w:rsidRPr="00DB1FE4">
        <w:tab/>
      </w:r>
      <w:r w:rsidRPr="00DB1FE4">
        <w:tab/>
        <w:t xml:space="preserve">&lt;!-- </w:t>
      </w:r>
      <w:r w:rsidRPr="00DB1FE4">
        <w:tab/>
        <w:t>&lt;slf4j.version&gt;1.6.4&lt;/slf4j.version&gt;</w:t>
      </w:r>
    </w:p>
    <w:p w:rsidR="006C0A8D" w:rsidRPr="0091290A" w:rsidRDefault="006C0A8D">
      <w:r w:rsidRPr="00DB1FE4">
        <w:tab/>
      </w:r>
      <w:r w:rsidRPr="00DB1FE4">
        <w:tab/>
        <w:t>&lt;logback.version&gt;1.0.1&lt;/logback.version&gt; --&gt;</w:t>
      </w:r>
    </w:p>
    <w:p w:rsidR="00E1501E" w:rsidRPr="0091290A" w:rsidRDefault="00E1501E">
      <w:r w:rsidRPr="0091290A">
        <w:tab/>
        <w:t>&lt;/properties&gt;</w:t>
      </w:r>
    </w:p>
    <w:p w:rsidR="00E1501E" w:rsidRDefault="00E1501E" w:rsidP="00E1501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E1501E" w:rsidRDefault="00E1501E" w:rsidP="00E1501E">
      <w:pPr>
        <w:pStyle w:val="StyleHeading114ptBoldUnderlineLeft"/>
      </w:pPr>
    </w:p>
    <w:p w:rsidR="00E1501E" w:rsidRDefault="00E1501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1501E" w:rsidRDefault="00E1501E" w:rsidP="00E1501E">
      <w:pPr>
        <w:pStyle w:val="StyleHeading114ptBoldUnderlineLeft"/>
      </w:pPr>
      <w:bookmarkStart w:id="316" w:name="_Toc476586555"/>
      <w:r w:rsidRPr="00EA03DE">
        <w:lastRenderedPageBreak/>
        <w:t>1.</w:t>
      </w:r>
      <w:r w:rsidR="00243C3F">
        <w:t>9</w:t>
      </w:r>
      <w:r>
        <w:t>–</w:t>
      </w:r>
      <w:r w:rsidRPr="00EA03DE">
        <w:t xml:space="preserve"> </w:t>
      </w:r>
      <w:r>
        <w:t xml:space="preserve">Add </w:t>
      </w:r>
      <w:r w:rsidR="007C7849">
        <w:t xml:space="preserve">web and actuator </w:t>
      </w:r>
      <w:r>
        <w:t>Dependencies</w:t>
      </w:r>
      <w:bookmarkEnd w:id="316"/>
    </w:p>
    <w:p w:rsidR="00E1501E" w:rsidRDefault="00E1501E" w:rsidP="00E1501E">
      <w:pPr>
        <w:pStyle w:val="StyleHeading114ptBoldUnderlineLeft"/>
      </w:pPr>
    </w:p>
    <w:p w:rsidR="007C7849" w:rsidRDefault="007C7849" w:rsidP="00DB1FE4">
      <w:r w:rsidRPr="00DB1FE4">
        <w:tab/>
        <w:t>&lt;</w:t>
      </w:r>
      <w:r>
        <w:t>dependency</w:t>
      </w:r>
      <w:r w:rsidRPr="00DB1FE4">
        <w:t>&gt;</w:t>
      </w:r>
    </w:p>
    <w:p w:rsidR="007C7849" w:rsidRDefault="007C7849" w:rsidP="00DB1FE4">
      <w:r w:rsidRPr="00DB1FE4">
        <w:tab/>
      </w:r>
      <w:r w:rsidRPr="00DB1FE4">
        <w:tab/>
      </w:r>
      <w:r w:rsidRPr="00DB1FE4">
        <w:tab/>
        <w:t>&lt;</w:t>
      </w:r>
      <w:r>
        <w:t>groupId</w:t>
      </w:r>
      <w:r w:rsidRPr="00DB1FE4">
        <w:t>&gt;org.springframework.boot&lt;/</w:t>
      </w:r>
      <w:r>
        <w:t>groupId</w:t>
      </w:r>
      <w:r w:rsidRPr="00DB1FE4">
        <w:t>&gt;</w:t>
      </w:r>
    </w:p>
    <w:p w:rsidR="007C7849" w:rsidRDefault="007C7849" w:rsidP="00DB1FE4">
      <w:r w:rsidRPr="00DB1FE4">
        <w:tab/>
      </w:r>
      <w:r w:rsidRPr="00DB1FE4">
        <w:tab/>
      </w:r>
      <w:r w:rsidRPr="00DB1FE4">
        <w:tab/>
        <w:t>&lt;</w:t>
      </w:r>
      <w:r>
        <w:t>artifactId</w:t>
      </w:r>
      <w:r w:rsidRPr="00DB1FE4">
        <w:t>&gt;spring-boot-actuator&lt;/</w:t>
      </w:r>
      <w:r>
        <w:t>artifactId</w:t>
      </w:r>
      <w:r w:rsidRPr="00DB1FE4">
        <w:t>&gt;</w:t>
      </w:r>
    </w:p>
    <w:p w:rsidR="007C7849" w:rsidRDefault="007C7849" w:rsidP="00DB1FE4">
      <w:r w:rsidRPr="00DB1FE4">
        <w:tab/>
      </w:r>
      <w:r w:rsidRPr="00DB1FE4">
        <w:tab/>
        <w:t>&lt;/</w:t>
      </w:r>
      <w:r>
        <w:t>dependency</w:t>
      </w:r>
      <w:r w:rsidRPr="00DB1FE4">
        <w:t>&gt;</w:t>
      </w:r>
    </w:p>
    <w:p w:rsidR="007C7849" w:rsidRDefault="007C7849" w:rsidP="00DB1FE4"/>
    <w:p w:rsidR="007C7849" w:rsidRDefault="007C7849" w:rsidP="00DB1FE4">
      <w:r w:rsidRPr="00DB1FE4">
        <w:tab/>
      </w:r>
      <w:r w:rsidRPr="00DB1FE4">
        <w:tab/>
        <w:t>&lt;!-- web development, including Tomcat and spring-webmvc --&gt;</w:t>
      </w:r>
    </w:p>
    <w:p w:rsidR="007C7849" w:rsidRDefault="007C7849" w:rsidP="00DB1FE4">
      <w:r w:rsidRPr="00DB1FE4">
        <w:tab/>
      </w:r>
      <w:r w:rsidRPr="00DB1FE4">
        <w:tab/>
        <w:t>&lt;</w:t>
      </w:r>
      <w:r>
        <w:t>dependency</w:t>
      </w:r>
      <w:r w:rsidRPr="00DB1FE4">
        <w:t>&gt;</w:t>
      </w:r>
    </w:p>
    <w:p w:rsidR="007C7849" w:rsidRDefault="007C7849" w:rsidP="00DB1FE4">
      <w:r w:rsidRPr="00DB1FE4">
        <w:tab/>
      </w:r>
      <w:r w:rsidRPr="00DB1FE4">
        <w:tab/>
      </w:r>
      <w:r w:rsidRPr="00DB1FE4">
        <w:tab/>
        <w:t>&lt;</w:t>
      </w:r>
      <w:r>
        <w:t>groupId</w:t>
      </w:r>
      <w:r w:rsidRPr="00DB1FE4">
        <w:t>&gt;org.springframework.boot&lt;/</w:t>
      </w:r>
      <w:r>
        <w:t>groupId</w:t>
      </w:r>
      <w:r w:rsidRPr="00DB1FE4">
        <w:t>&gt;</w:t>
      </w:r>
    </w:p>
    <w:p w:rsidR="007C7849" w:rsidRDefault="007C7849" w:rsidP="00DB1FE4">
      <w:r w:rsidRPr="00DB1FE4">
        <w:tab/>
      </w:r>
      <w:r w:rsidRPr="00DB1FE4">
        <w:tab/>
      </w:r>
      <w:r w:rsidRPr="00DB1FE4">
        <w:tab/>
        <w:t>&lt;</w:t>
      </w:r>
      <w:r>
        <w:t>artifactId</w:t>
      </w:r>
      <w:r w:rsidRPr="00DB1FE4">
        <w:t>&gt;spring-boot-starter-web&lt;/</w:t>
      </w:r>
      <w:r>
        <w:t>artifactId</w:t>
      </w:r>
      <w:r w:rsidRPr="00DB1FE4">
        <w:t>&gt;</w:t>
      </w:r>
    </w:p>
    <w:p w:rsidR="007C7849" w:rsidRPr="00DB1FE4" w:rsidRDefault="007C7849" w:rsidP="00DB1FE4">
      <w:r w:rsidRPr="00DB1FE4">
        <w:tab/>
      </w:r>
      <w:r w:rsidRPr="00DB1FE4">
        <w:tab/>
        <w:t>&lt;/</w:t>
      </w:r>
      <w:r>
        <w:t>dependency</w:t>
      </w:r>
      <w:r w:rsidRPr="00DB1FE4">
        <w:t>&gt;</w:t>
      </w:r>
    </w:p>
    <w:p w:rsidR="00E1501E" w:rsidRDefault="00E1501E" w:rsidP="00E1501E">
      <w:pPr>
        <w:pStyle w:val="StyleHeading114ptBoldUnderlineLeft"/>
      </w:pPr>
    </w:p>
    <w:p w:rsidR="00E1501E" w:rsidRDefault="00E1501E" w:rsidP="0091290A">
      <w:pPr>
        <w:pStyle w:val="StyleHeading114ptBoldUnderlineLeft"/>
      </w:pPr>
      <w:bookmarkStart w:id="317" w:name="_Toc476586556"/>
      <w:r w:rsidRPr="00EA03DE">
        <w:t>1.</w:t>
      </w:r>
      <w:r w:rsidR="00243C3F">
        <w:t>10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r w:rsidR="00243C3F">
        <w:t>security and tomcat dependencies</w:t>
      </w:r>
      <w:bookmarkEnd w:id="317"/>
    </w:p>
    <w:p w:rsidR="00243C3F" w:rsidRDefault="00243C3F" w:rsidP="0091290A">
      <w:pPr>
        <w:pStyle w:val="StyleHeading114ptBoldUnderlineLeft"/>
      </w:pPr>
    </w:p>
    <w:p w:rsidR="00243C3F" w:rsidRDefault="00243C3F" w:rsidP="00DB1FE4">
      <w:r>
        <w:rPr>
          <w:color w:val="000000"/>
        </w:rPr>
        <w:tab/>
      </w:r>
      <w:r>
        <w:t>&lt;!-- Spring security --&gt;</w:t>
      </w:r>
    </w:p>
    <w:p w:rsidR="00243C3F" w:rsidRPr="00DB1FE4" w:rsidRDefault="00243C3F" w:rsidP="00DB1FE4">
      <w:r w:rsidRPr="00DB1FE4">
        <w:tab/>
      </w:r>
      <w:r w:rsidRPr="00DB1FE4">
        <w:tab/>
        <w:t>&lt;dependency&gt;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&lt;groupId&gt;org.springframework.boot&lt;/groupId&gt;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&lt;artifactId&gt;spring-boot-starter-security&lt;/artifactId&gt;</w:t>
      </w:r>
    </w:p>
    <w:p w:rsidR="00243C3F" w:rsidRPr="00DB1FE4" w:rsidRDefault="00243C3F" w:rsidP="00DB1FE4">
      <w:r w:rsidRPr="00DB1FE4">
        <w:tab/>
      </w:r>
      <w:r w:rsidRPr="00DB1FE4">
        <w:tab/>
        <w:t>&lt;/dependency&gt;</w:t>
      </w:r>
    </w:p>
    <w:p w:rsidR="00243C3F" w:rsidRPr="00DB1FE4" w:rsidRDefault="00243C3F" w:rsidP="00DB1FE4"/>
    <w:p w:rsidR="00243C3F" w:rsidRPr="00DB1FE4" w:rsidRDefault="00243C3F" w:rsidP="00DB1FE4">
      <w:r w:rsidRPr="00DB1FE4">
        <w:t>&lt;dependency&gt;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&lt;groupId&gt;org.springframework.boot&lt;/groupId&gt;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&lt;artifactId&gt;spring-boot-starter-tomcat&lt;/artifactId&gt;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&lt;scope&gt;provided&lt;/scope&gt;</w:t>
      </w:r>
    </w:p>
    <w:p w:rsidR="00243C3F" w:rsidRPr="00DB1FE4" w:rsidRDefault="00243C3F" w:rsidP="00DB1FE4">
      <w:r w:rsidRPr="00DB1FE4">
        <w:tab/>
      </w:r>
      <w:r w:rsidRPr="00DB1FE4">
        <w:tab/>
        <w:t>&lt;/dependency&gt;</w:t>
      </w: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</w:pPr>
      <w:bookmarkStart w:id="318" w:name="_Toc476586557"/>
      <w:r w:rsidRPr="00EA03DE">
        <w:t>1.</w:t>
      </w:r>
      <w:r>
        <w:t>11</w:t>
      </w:r>
      <w:r w:rsidRPr="00EA03DE">
        <w:t xml:space="preserve"> </w:t>
      </w:r>
      <w:r>
        <w:t>–</w:t>
      </w:r>
      <w:r w:rsidRPr="00EA03DE">
        <w:t xml:space="preserve"> </w:t>
      </w:r>
      <w:r>
        <w:t>Add jpa orm and h2 db dependencies</w:t>
      </w:r>
      <w:bookmarkEnd w:id="318"/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DB1FE4">
      <w:r>
        <w:t>&lt;!-- spring-data-</w:t>
      </w:r>
      <w:r>
        <w:rPr>
          <w:u w:val="single"/>
        </w:rPr>
        <w:t>jpa</w:t>
      </w:r>
      <w:r>
        <w:t>, spring-</w:t>
      </w:r>
      <w:r>
        <w:rPr>
          <w:u w:val="single"/>
        </w:rPr>
        <w:t>orm</w:t>
      </w:r>
      <w:r>
        <w:t xml:space="preserve"> and </w:t>
      </w:r>
      <w:r>
        <w:rPr>
          <w:u w:val="single"/>
        </w:rPr>
        <w:t>Hibernate</w:t>
      </w:r>
      <w:r>
        <w:t xml:space="preserve"> --&gt;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rPr>
          <w:color w:val="000000"/>
        </w:rPr>
        <w:t>spring-boot-starter-data-</w:t>
      </w:r>
      <w:r>
        <w:rPr>
          <w:color w:val="000000"/>
          <w:u w:val="single"/>
        </w:rPr>
        <w:t>jpa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243C3F" w:rsidRDefault="00243C3F" w:rsidP="00DB1FE4"/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com.h2database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rPr>
          <w:color w:val="000000"/>
        </w:rPr>
        <w:t>h2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1.4.181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D43A29" w:rsidRDefault="00D43A29" w:rsidP="00DB1FE4"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D43A29" w:rsidRDefault="00D43A29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org.hsqldb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D43A29" w:rsidRDefault="00D43A29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hsqldb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D43A29" w:rsidRDefault="00D43A29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runtime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243C3F" w:rsidRDefault="00D43A29"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E1501E" w:rsidRDefault="00E1501E" w:rsidP="0091290A"/>
    <w:p w:rsidR="00243C3F" w:rsidRDefault="00243C3F" w:rsidP="00243C3F">
      <w:pPr>
        <w:pStyle w:val="StyleHeading114ptBoldUnderlineLeft"/>
      </w:pPr>
      <w:bookmarkStart w:id="319" w:name="_Toc476586558"/>
      <w:r w:rsidRPr="00EA03DE">
        <w:t>1.</w:t>
      </w:r>
      <w:r>
        <w:t>12</w:t>
      </w:r>
      <w:r w:rsidRPr="00EA03DE">
        <w:t xml:space="preserve"> </w:t>
      </w:r>
      <w:r>
        <w:t>–</w:t>
      </w:r>
      <w:r w:rsidRPr="00EA03DE">
        <w:t xml:space="preserve"> </w:t>
      </w:r>
      <w:r>
        <w:t>Add spring test dependencies</w:t>
      </w:r>
      <w:bookmarkEnd w:id="319"/>
    </w:p>
    <w:p w:rsidR="00243C3F" w:rsidRDefault="00243C3F" w:rsidP="00243C3F">
      <w:pPr>
        <w:pStyle w:val="StyleHeading114ptBoldUnderlineLeft"/>
      </w:pPr>
    </w:p>
    <w:p w:rsidR="00243C3F" w:rsidRDefault="00243C3F" w:rsidP="00DB1FE4">
      <w:r>
        <w:rPr>
          <w:color w:val="000000"/>
        </w:rPr>
        <w:tab/>
      </w:r>
      <w:r>
        <w:t xml:space="preserve">&lt;!-- spring-test, </w:t>
      </w:r>
      <w:r>
        <w:rPr>
          <w:u w:val="single"/>
        </w:rPr>
        <w:t>hamcrest</w:t>
      </w:r>
      <w:r>
        <w:t>, ... --&gt;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rPr>
          <w:color w:val="000000"/>
        </w:rPr>
        <w:t>spring-boot-starter-test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243C3F" w:rsidRDefault="00243C3F" w:rsidP="00DB1FE4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DB1FE4">
      <w:pPr>
        <w:rPr>
          <w:color w:val="008080"/>
        </w:rPr>
      </w:pPr>
    </w:p>
    <w:p w:rsidR="00AC05F8" w:rsidRDefault="00AC05F8" w:rsidP="00DB1FE4">
      <w:r>
        <w:t xml:space="preserve">&lt;!-- attribute level </w:t>
      </w:r>
      <w:r>
        <w:rPr>
          <w:u w:val="single"/>
        </w:rPr>
        <w:t>json</w:t>
      </w:r>
      <w:r>
        <w:t xml:space="preserve"> comparisons --&gt;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com.jayway.jsonpath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json</w:t>
      </w:r>
      <w:r>
        <w:rPr>
          <w:color w:val="000000"/>
        </w:rPr>
        <w:t>-path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com.jayway.jsonpath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json</w:t>
      </w:r>
      <w:r>
        <w:rPr>
          <w:color w:val="000000"/>
        </w:rPr>
        <w:t>-path-assert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AC05F8" w:rsidRDefault="00AC05F8" w:rsidP="00DB1FE4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AC05F8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</w:pPr>
      <w:bookmarkStart w:id="320" w:name="_Toc476586559"/>
      <w:r w:rsidRPr="00EA03DE">
        <w:t>1.</w:t>
      </w:r>
      <w:r>
        <w:t>13</w:t>
      </w:r>
      <w:r w:rsidRPr="00EA03DE">
        <w:t xml:space="preserve"> </w:t>
      </w:r>
      <w:r>
        <w:t>–</w:t>
      </w:r>
      <w:r w:rsidRPr="00EA03DE">
        <w:t xml:space="preserve"> </w:t>
      </w:r>
      <w:r>
        <w:t>Add Jackson databind dependencies</w:t>
      </w:r>
      <w:bookmarkEnd w:id="320"/>
    </w:p>
    <w:p w:rsidR="00243C3F" w:rsidRDefault="00243C3F" w:rsidP="00243C3F">
      <w:pPr>
        <w:pStyle w:val="StyleHeading114ptBoldUnderlineLeft"/>
      </w:pPr>
    </w:p>
    <w:p w:rsidR="00243C3F" w:rsidRDefault="00243C3F" w:rsidP="00DB1FE4"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com.fasterxml.jackson.core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jackson</w:t>
      </w:r>
      <w:r>
        <w:rPr>
          <w:color w:val="000000"/>
        </w:rPr>
        <w:t>-</w:t>
      </w:r>
      <w:r>
        <w:rPr>
          <w:color w:val="000000"/>
          <w:u w:val="single"/>
        </w:rPr>
        <w:t>databind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243C3F" w:rsidRDefault="00243C3F" w:rsidP="00DB1FE4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</w:pPr>
      <w:bookmarkStart w:id="321" w:name="_Toc476586560"/>
      <w:r w:rsidRPr="00EA03DE">
        <w:t>1.</w:t>
      </w:r>
      <w:r>
        <w:t>14</w:t>
      </w:r>
      <w:r w:rsidRPr="00EA03DE">
        <w:t xml:space="preserve"> </w:t>
      </w:r>
      <w:r>
        <w:t>–</w:t>
      </w:r>
      <w:r w:rsidRPr="00EA03DE">
        <w:t xml:space="preserve"> </w:t>
      </w:r>
      <w:r>
        <w:t>Add HAL Browser dependencies</w:t>
      </w:r>
      <w:bookmarkEnd w:id="321"/>
    </w:p>
    <w:p w:rsidR="00243C3F" w:rsidRDefault="00243C3F" w:rsidP="00243C3F">
      <w:pPr>
        <w:pStyle w:val="StyleHeading114ptBoldUnderlineLeft"/>
      </w:pPr>
    </w:p>
    <w:p w:rsidR="00243C3F" w:rsidRDefault="00243C3F" w:rsidP="00DB1FE4"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org.springframework.data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spring-data-rest-</w:t>
      </w:r>
      <w:r>
        <w:rPr>
          <w:color w:val="000000"/>
          <w:u w:val="single"/>
        </w:rPr>
        <w:t>hal</w:t>
      </w:r>
      <w:r>
        <w:rPr>
          <w:color w:val="000000"/>
        </w:rPr>
        <w:t>-browser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C74FD" w:rsidRDefault="00EC74FD">
      <w:r>
        <w:br w:type="page"/>
      </w:r>
    </w:p>
    <w:p w:rsidR="00EC74FD" w:rsidRDefault="00EC74FD" w:rsidP="00EC74FD">
      <w:pPr>
        <w:pStyle w:val="StyleHeading114ptBoldUnderlineLeft"/>
      </w:pPr>
      <w:bookmarkStart w:id="322" w:name="_Toc476586561"/>
      <w:r w:rsidRPr="00EA03DE">
        <w:lastRenderedPageBreak/>
        <w:t>1.</w:t>
      </w:r>
      <w:r>
        <w:t>15</w:t>
      </w:r>
      <w:r w:rsidRPr="00EA03DE">
        <w:t xml:space="preserve"> </w:t>
      </w:r>
      <w:r>
        <w:t>–</w:t>
      </w:r>
      <w:r w:rsidRPr="00EA03DE">
        <w:t xml:space="preserve"> </w:t>
      </w:r>
      <w:r>
        <w:t>Add Swagger  dependencies</w:t>
      </w:r>
      <w:bookmarkEnd w:id="322"/>
    </w:p>
    <w:p w:rsidR="00243C3F" w:rsidRDefault="00243C3F" w:rsidP="0091290A"/>
    <w:p w:rsidR="00EC74FD" w:rsidRDefault="00EC74FD" w:rsidP="0091290A"/>
    <w:p w:rsidR="00EC74FD" w:rsidRDefault="00EC74FD" w:rsidP="00DB1FE4"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io.springfox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springfox</w:t>
      </w:r>
      <w:r>
        <w:rPr>
          <w:color w:val="000000"/>
        </w:rPr>
        <w:t>-swagger2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io.springfox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springfox</w:t>
      </w:r>
      <w:r>
        <w:rPr>
          <w:color w:val="000000"/>
        </w:rPr>
        <w:t>-swagger-</w:t>
      </w:r>
      <w:r>
        <w:rPr>
          <w:color w:val="000000"/>
          <w:u w:val="single"/>
        </w:rPr>
        <w:t>ui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EC74FD" w:rsidRDefault="00EC74FD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C74FD" w:rsidRDefault="00EC74FD" w:rsidP="00EC74FD"/>
    <w:p w:rsidR="006279D7" w:rsidRDefault="006279D7" w:rsidP="00EC74FD"/>
    <w:p w:rsidR="006279D7" w:rsidRDefault="006279D7" w:rsidP="006279D7">
      <w:pPr>
        <w:pStyle w:val="StyleHeading114ptBoldUnderlineLeft"/>
      </w:pPr>
      <w:bookmarkStart w:id="323" w:name="_Toc476586562"/>
      <w:r w:rsidRPr="00EA03DE">
        <w:t>1.</w:t>
      </w:r>
      <w:r>
        <w:t>16</w:t>
      </w:r>
      <w:r w:rsidRPr="00EA03DE">
        <w:t xml:space="preserve"> </w:t>
      </w:r>
      <w:r>
        <w:t>–</w:t>
      </w:r>
      <w:r w:rsidRPr="00EA03DE">
        <w:t xml:space="preserve"> </w:t>
      </w:r>
      <w:r>
        <w:t>Add MySQL Driver dependencies</w:t>
      </w:r>
      <w:bookmarkEnd w:id="323"/>
    </w:p>
    <w:p w:rsidR="006279D7" w:rsidRDefault="006279D7" w:rsidP="00EC74FD"/>
    <w:p w:rsidR="006279D7" w:rsidRDefault="006279D7" w:rsidP="00DB1FE4"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6279D7" w:rsidRDefault="006279D7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mysql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6279D7" w:rsidRDefault="006279D7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mysql</w:t>
      </w:r>
      <w:r>
        <w:rPr>
          <w:color w:val="000000"/>
        </w:rPr>
        <w:t>-connector-java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6279D7" w:rsidRDefault="006279D7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5.1.40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6279D7" w:rsidRDefault="006279D7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6279D7" w:rsidRDefault="006279D7" w:rsidP="006279D7"/>
    <w:p w:rsidR="00117A0A" w:rsidRDefault="00117A0A" w:rsidP="00117A0A">
      <w:pPr>
        <w:pStyle w:val="StyleHeading114ptBoldUnderlineLeft"/>
      </w:pPr>
      <w:bookmarkStart w:id="324" w:name="_Toc476586563"/>
      <w:r w:rsidRPr="00EA03DE">
        <w:t>1.</w:t>
      </w:r>
      <w:r>
        <w:t>17</w:t>
      </w:r>
      <w:r w:rsidRPr="00EA03DE">
        <w:t xml:space="preserve"> </w:t>
      </w:r>
      <w:r>
        <w:t>–</w:t>
      </w:r>
      <w:r w:rsidRPr="00EA03DE">
        <w:t xml:space="preserve"> </w:t>
      </w:r>
      <w:r>
        <w:t>Add maven build section</w:t>
      </w:r>
      <w:bookmarkEnd w:id="324"/>
    </w:p>
    <w:p w:rsidR="00117A0A" w:rsidRDefault="00117A0A" w:rsidP="006279D7"/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resources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resource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directory</w:t>
      </w:r>
      <w:r>
        <w:rPr>
          <w:rFonts w:ascii="Consolas" w:hAnsi="Consolas" w:cs="Consolas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r>
        <w:rPr>
          <w:rFonts w:ascii="Consolas" w:hAnsi="Consolas" w:cs="Consolas"/>
          <w:color w:val="000000"/>
          <w:sz w:val="20"/>
          <w:szCs w:val="20"/>
        </w:rPr>
        <w:t>/main/resources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directory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filtering</w:t>
      </w:r>
      <w:r>
        <w:rPr>
          <w:rFonts w:ascii="Consolas" w:hAnsi="Consolas" w:cs="Consolas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filtering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resource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resources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org.apache.maven.plugins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-compiler-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3.1</w:t>
      </w:r>
      <w:r>
        <w:rPr>
          <w:rFonts w:ascii="Consolas" w:hAnsi="Consolas" w:cs="Consolas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sz w:val="20"/>
          <w:szCs w:val="20"/>
          <w:u w:val="single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Spring boot support --&gt;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addResources</w:t>
      </w:r>
      <w:r>
        <w:rPr>
          <w:rFonts w:ascii="Consolas" w:hAnsi="Consolas" w:cs="Consolas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false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addResources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E1501E" w:rsidRDefault="00117A0A">
      <w:pPr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E1501E" w:rsidRDefault="00E1501E" w:rsidP="0091290A"/>
    <w:p w:rsidR="00B5711F" w:rsidRDefault="00B5711F"/>
    <w:p w:rsidR="00FD7055" w:rsidRDefault="00FD7055"/>
    <w:p w:rsidR="00FD7055" w:rsidRDefault="00FD7055" w:rsidP="00FD7055">
      <w:pPr>
        <w:pStyle w:val="StyleHeading114ptBoldUnderlineLeft"/>
      </w:pPr>
      <w:bookmarkStart w:id="325" w:name="_Toc476586564"/>
      <w:r w:rsidRPr="00EA03DE">
        <w:t>1.</w:t>
      </w:r>
      <w:r>
        <w:t>18</w:t>
      </w:r>
      <w:r w:rsidRPr="00EA03DE">
        <w:t xml:space="preserve"> </w:t>
      </w:r>
      <w:r>
        <w:t>–Add properties for application.properties resource directory</w:t>
      </w:r>
      <w:bookmarkEnd w:id="325"/>
    </w:p>
    <w:p w:rsidR="00FD7055" w:rsidRDefault="00FD7055" w:rsidP="00FD7055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:rsidR="00FD7055" w:rsidRDefault="00FD7055" w:rsidP="00DB1FE4">
      <w:r>
        <w:t>logging.level.org.springframework.web=</w:t>
      </w:r>
      <w:r>
        <w:rPr>
          <w:color w:val="2A00FF"/>
        </w:rPr>
        <w:t>INFO</w:t>
      </w:r>
    </w:p>
    <w:p w:rsidR="00FD7055" w:rsidRDefault="00FD7055" w:rsidP="00DB1FE4">
      <w:r>
        <w:t>logging.level.guru.springframework.blogs.controllers=</w:t>
      </w:r>
      <w:r>
        <w:rPr>
          <w:color w:val="2A00FF"/>
        </w:rPr>
        <w:t>INFO</w:t>
      </w:r>
    </w:p>
    <w:p w:rsidR="00FD7055" w:rsidRDefault="00FD7055" w:rsidP="00DB1FE4">
      <w:r>
        <w:t>logging.level.org.hibernate=</w:t>
      </w:r>
      <w:r>
        <w:rPr>
          <w:color w:val="2A00FF"/>
        </w:rPr>
        <w:t>ERROR</w:t>
      </w:r>
    </w:p>
    <w:p w:rsidR="00FD7055" w:rsidRDefault="00FD7055" w:rsidP="00DB1FE4">
      <w:r>
        <w:t>logging.file=</w:t>
      </w:r>
      <w:r>
        <w:rPr>
          <w:color w:val="2A00FF"/>
        </w:rPr>
        <w:t>logs/spring-boot-logging.log</w:t>
      </w:r>
    </w:p>
    <w:p w:rsidR="00FD7055" w:rsidRDefault="00FD7055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B5711F" w:rsidRDefault="00B5711F" w:rsidP="00B5711F">
      <w:pPr>
        <w:pStyle w:val="StyleHeading114ptBoldUnderlineLeft"/>
      </w:pPr>
      <w:bookmarkStart w:id="326" w:name="_Toc476586565"/>
      <w:r w:rsidRPr="00EA03DE">
        <w:t>1.</w:t>
      </w:r>
      <w:r w:rsidR="005A1E3C">
        <w:t>19</w:t>
      </w:r>
      <w:r w:rsidRPr="00EA03DE">
        <w:t xml:space="preserve"> </w:t>
      </w:r>
      <w:r>
        <w:t>–Create application.yml under resource directory</w:t>
      </w:r>
      <w:bookmarkEnd w:id="326"/>
    </w:p>
    <w:p w:rsidR="005A1E3C" w:rsidRDefault="005A1E3C" w:rsidP="00B5711F">
      <w:pPr>
        <w:pStyle w:val="StyleHeading114ptBoldUnderlineLeft"/>
      </w:pPr>
    </w:p>
    <w:p w:rsidR="005A1E3C" w:rsidRDefault="005A1E3C" w:rsidP="00DB1FE4">
      <w:r>
        <w:t>spring.jmx:</w:t>
      </w:r>
    </w:p>
    <w:p w:rsidR="005A1E3C" w:rsidRDefault="005A1E3C" w:rsidP="00DB1FE4">
      <w:r>
        <w:rPr>
          <w:color w:val="000000"/>
        </w:rPr>
        <w:t xml:space="preserve">   </w:t>
      </w:r>
      <w:r>
        <w:t>enabled: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5A1E3C" w:rsidRDefault="005A1E3C" w:rsidP="00DB1FE4"/>
    <w:p w:rsidR="005A1E3C" w:rsidRDefault="005A1E3C" w:rsidP="00DB1FE4">
      <w:r>
        <w:t>spring.datasource:</w:t>
      </w:r>
    </w:p>
    <w:p w:rsidR="005A1E3C" w:rsidRDefault="005A1E3C" w:rsidP="00DB1FE4">
      <w:r>
        <w:rPr>
          <w:color w:val="000000"/>
        </w:rPr>
        <w:t xml:space="preserve">    </w:t>
      </w:r>
      <w:r>
        <w:t>driverClassName:</w:t>
      </w:r>
      <w:r>
        <w:rPr>
          <w:color w:val="000000"/>
        </w:rPr>
        <w:t xml:space="preserve"> org.h2.Driver</w:t>
      </w:r>
    </w:p>
    <w:p w:rsidR="005A1E3C" w:rsidRDefault="005A1E3C" w:rsidP="00DB1FE4">
      <w:r>
        <w:rPr>
          <w:color w:val="000000"/>
        </w:rPr>
        <w:t xml:space="preserve">    </w:t>
      </w:r>
      <w:r>
        <w:t>url:</w:t>
      </w:r>
      <w:r>
        <w:rPr>
          <w:color w:val="000000"/>
        </w:rPr>
        <w:t xml:space="preserve"> jdbc:h2:mem:bootexample;MODE=MySQL</w:t>
      </w:r>
    </w:p>
    <w:p w:rsidR="005A1E3C" w:rsidRDefault="005A1E3C" w:rsidP="00DB1FE4"/>
    <w:p w:rsidR="005A1E3C" w:rsidRDefault="005A1E3C" w:rsidP="00DB1FE4">
      <w:r>
        <w:t>server:</w:t>
      </w:r>
    </w:p>
    <w:p w:rsidR="005A1E3C" w:rsidRDefault="005A1E3C" w:rsidP="00DB1FE4">
      <w:r>
        <w:rPr>
          <w:color w:val="000000"/>
        </w:rPr>
        <w:t xml:space="preserve">  </w:t>
      </w:r>
      <w:r>
        <w:t>port:</w:t>
      </w:r>
      <w:r>
        <w:rPr>
          <w:color w:val="000000"/>
        </w:rPr>
        <w:t xml:space="preserve"> 8090</w:t>
      </w:r>
    </w:p>
    <w:p w:rsidR="005A1E3C" w:rsidRDefault="005A1E3C" w:rsidP="00DB1FE4"/>
    <w:p w:rsidR="005A1E3C" w:rsidRDefault="005A1E3C" w:rsidP="00DB1FE4">
      <w:r>
        <w:rPr>
          <w:color w:val="FF0032"/>
        </w:rPr>
        <w:t>#todo: make sure to always enable security in production</w:t>
      </w:r>
    </w:p>
    <w:p w:rsidR="005A1E3C" w:rsidRDefault="005A1E3C" w:rsidP="00DB1FE4">
      <w:r>
        <w:t>security:</w:t>
      </w:r>
    </w:p>
    <w:p w:rsidR="005A1E3C" w:rsidRDefault="005A1E3C" w:rsidP="00DB1FE4">
      <w:r>
        <w:rPr>
          <w:color w:val="000000"/>
        </w:rPr>
        <w:t xml:space="preserve">  </w:t>
      </w:r>
      <w:r>
        <w:t>basic:</w:t>
      </w:r>
    </w:p>
    <w:p w:rsidR="005A1E3C" w:rsidRDefault="005A1E3C" w:rsidP="00DB1FE4">
      <w:r>
        <w:rPr>
          <w:color w:val="000000"/>
        </w:rPr>
        <w:t xml:space="preserve">    </w:t>
      </w:r>
      <w:r>
        <w:t>enabled: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5A1E3C" w:rsidRDefault="005A1E3C" w:rsidP="00DB1FE4"/>
    <w:p w:rsidR="005A1E3C" w:rsidRDefault="005A1E3C" w:rsidP="00DB1FE4">
      <w:r>
        <w:rPr>
          <w:color w:val="FF0032"/>
        </w:rPr>
        <w:t>#management endpoints on a separate port</w:t>
      </w:r>
    </w:p>
    <w:p w:rsidR="005A1E3C" w:rsidRDefault="005A1E3C" w:rsidP="00DB1FE4">
      <w:r>
        <w:t>management:</w:t>
      </w:r>
    </w:p>
    <w:p w:rsidR="005A1E3C" w:rsidRDefault="005A1E3C" w:rsidP="00DB1FE4">
      <w:r>
        <w:rPr>
          <w:color w:val="000000"/>
        </w:rPr>
        <w:t xml:space="preserve">  </w:t>
      </w:r>
      <w:r>
        <w:t>port:</w:t>
      </w:r>
      <w:r>
        <w:rPr>
          <w:color w:val="000000"/>
        </w:rPr>
        <w:t xml:space="preserve"> 8091</w:t>
      </w:r>
    </w:p>
    <w:p w:rsidR="005A1E3C" w:rsidRDefault="005A1E3C" w:rsidP="00DB1FE4">
      <w:r>
        <w:rPr>
          <w:color w:val="000000"/>
        </w:rPr>
        <w:t xml:space="preserve">  </w:t>
      </w:r>
      <w:r>
        <w:t>security:</w:t>
      </w:r>
    </w:p>
    <w:p w:rsidR="005A1E3C" w:rsidRDefault="005A1E3C" w:rsidP="00DB1FE4">
      <w:r>
        <w:rPr>
          <w:color w:val="000000"/>
        </w:rPr>
        <w:t xml:space="preserve">    </w:t>
      </w:r>
      <w:r>
        <w:t>enabled: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  <w:r>
        <w:rPr>
          <w:color w:val="000000"/>
        </w:rPr>
        <w:t xml:space="preserve"> </w:t>
      </w:r>
      <w:r>
        <w:rPr>
          <w:color w:val="FF0032"/>
        </w:rPr>
        <w:t># management port is internal only. no need to secure it.</w:t>
      </w:r>
    </w:p>
    <w:p w:rsidR="005A1E3C" w:rsidRDefault="005A1E3C" w:rsidP="00DB1FE4"/>
    <w:p w:rsidR="005A1E3C" w:rsidRDefault="005A1E3C" w:rsidP="00DB1FE4">
      <w:r>
        <w:rPr>
          <w:color w:val="FF0032"/>
        </w:rPr>
        <w:t>#default project info followed by actual injected pom-specified values.</w:t>
      </w:r>
    </w:p>
    <w:p w:rsidR="005A1E3C" w:rsidRDefault="005A1E3C" w:rsidP="00DB1FE4">
      <w:r>
        <w:rPr>
          <w:u w:val="single"/>
        </w:rPr>
        <w:t>project</w:t>
      </w:r>
      <w:r>
        <w:t>:</w:t>
      </w:r>
    </w:p>
    <w:p w:rsidR="005A1E3C" w:rsidRDefault="005A1E3C" w:rsidP="00DB1FE4">
      <w:r>
        <w:rPr>
          <w:color w:val="000000"/>
        </w:rPr>
        <w:t xml:space="preserve">  </w:t>
      </w:r>
      <w:r>
        <w:t>name:</w:t>
      </w:r>
      <w:r>
        <w:rPr>
          <w:color w:val="000000"/>
        </w:rPr>
        <w:t xml:space="preserve"> udemy-rsmortgage-person-service</w:t>
      </w:r>
    </w:p>
    <w:p w:rsidR="005A1E3C" w:rsidRDefault="005A1E3C" w:rsidP="00DB1FE4">
      <w:r>
        <w:rPr>
          <w:color w:val="000000"/>
        </w:rPr>
        <w:t xml:space="preserve">  </w:t>
      </w:r>
      <w:r>
        <w:t>version:</w:t>
      </w:r>
      <w:r>
        <w:rPr>
          <w:color w:val="000000"/>
        </w:rPr>
        <w:t xml:space="preserve"> 0.1</w:t>
      </w:r>
    </w:p>
    <w:p w:rsidR="005A1E3C" w:rsidRDefault="005A1E3C" w:rsidP="00DB1FE4">
      <w:r>
        <w:rPr>
          <w:color w:val="000000"/>
        </w:rPr>
        <w:t xml:space="preserve">  </w:t>
      </w:r>
      <w:r>
        <w:t>description:</w:t>
      </w:r>
      <w:r>
        <w:rPr>
          <w:color w:val="000000"/>
        </w:rPr>
        <w:t xml:space="preserve"> udemy-rsmortgage-person-service</w:t>
      </w:r>
    </w:p>
    <w:p w:rsidR="005A1E3C" w:rsidRDefault="005A1E3C" w:rsidP="00DB1FE4">
      <w:r>
        <w:t>info:</w:t>
      </w:r>
    </w:p>
    <w:p w:rsidR="005A1E3C" w:rsidRDefault="005A1E3C" w:rsidP="00DB1FE4">
      <w:r>
        <w:rPr>
          <w:color w:val="000000"/>
        </w:rPr>
        <w:t xml:space="preserve">  </w:t>
      </w:r>
      <w:r>
        <w:t>build:</w:t>
      </w:r>
    </w:p>
    <w:p w:rsidR="005A1E3C" w:rsidRDefault="005A1E3C" w:rsidP="00DB1FE4">
      <w:r>
        <w:rPr>
          <w:color w:val="000000"/>
        </w:rPr>
        <w:t xml:space="preserve">    </w:t>
      </w:r>
      <w:r>
        <w:t>artifact:</w:t>
      </w:r>
      <w:r>
        <w:rPr>
          <w:color w:val="000000"/>
        </w:rPr>
        <w:t xml:space="preserve"> ${project.artifactId}</w:t>
      </w:r>
    </w:p>
    <w:p w:rsidR="005A1E3C" w:rsidRDefault="005A1E3C" w:rsidP="00DB1FE4">
      <w:r>
        <w:rPr>
          <w:color w:val="000000"/>
        </w:rPr>
        <w:t xml:space="preserve">    </w:t>
      </w:r>
      <w:r>
        <w:t>name:</w:t>
      </w:r>
      <w:r>
        <w:rPr>
          <w:color w:val="000000"/>
        </w:rPr>
        <w:t xml:space="preserve"> ${project.name}</w:t>
      </w:r>
    </w:p>
    <w:p w:rsidR="005A1E3C" w:rsidRDefault="005A1E3C" w:rsidP="00DB1FE4">
      <w:r>
        <w:rPr>
          <w:color w:val="000000"/>
        </w:rPr>
        <w:t xml:space="preserve">    </w:t>
      </w:r>
      <w:r>
        <w:t>description:</w:t>
      </w:r>
      <w:r>
        <w:rPr>
          <w:color w:val="000000"/>
        </w:rPr>
        <w:t xml:space="preserve"> ${project.description}</w:t>
      </w:r>
    </w:p>
    <w:p w:rsidR="005A1E3C" w:rsidRDefault="005A1E3C" w:rsidP="00DB1FE4">
      <w:r>
        <w:rPr>
          <w:color w:val="000000"/>
        </w:rPr>
        <w:lastRenderedPageBreak/>
        <w:t xml:space="preserve">    </w:t>
      </w:r>
      <w:r>
        <w:t>version:</w:t>
      </w:r>
      <w:r>
        <w:rPr>
          <w:color w:val="000000"/>
        </w:rPr>
        <w:t xml:space="preserve"> ${project.version}</w:t>
      </w:r>
    </w:p>
    <w:p w:rsidR="005A1E3C" w:rsidRDefault="005A1E3C" w:rsidP="00DB1FE4"/>
    <w:p w:rsidR="005A1E3C" w:rsidRDefault="005A1E3C" w:rsidP="00DB1FE4"/>
    <w:p w:rsidR="005A1E3C" w:rsidRDefault="005A1E3C" w:rsidP="00DB1FE4">
      <w:r>
        <w:t>spring.jpa:</w:t>
      </w:r>
    </w:p>
    <w:p w:rsidR="005A1E3C" w:rsidRDefault="005A1E3C" w:rsidP="00DB1FE4">
      <w:r>
        <w:rPr>
          <w:color w:val="000000"/>
        </w:rPr>
        <w:t xml:space="preserve">    </w:t>
      </w:r>
      <w:proofErr w:type="spellStart"/>
      <w:r>
        <w:t>hibernate.ddl</w:t>
      </w:r>
      <w:proofErr w:type="spellEnd"/>
      <w:r>
        <w:t>-auto:</w:t>
      </w:r>
      <w:r>
        <w:rPr>
          <w:color w:val="000000"/>
        </w:rPr>
        <w:t xml:space="preserve"> create-drop</w:t>
      </w:r>
    </w:p>
    <w:p w:rsidR="005A1E3C" w:rsidRDefault="005A1E3C" w:rsidP="00DB1FE4"/>
    <w:p w:rsidR="005A1E3C" w:rsidRDefault="005A1E3C" w:rsidP="00DB1FE4">
      <w:r>
        <w:rPr>
          <w:color w:val="000000"/>
        </w:rPr>
        <w:t>---</w:t>
      </w:r>
    </w:p>
    <w:p w:rsidR="005A1E3C" w:rsidRDefault="005A1E3C" w:rsidP="00DB1FE4">
      <w:r>
        <w:t>spring:</w:t>
      </w:r>
    </w:p>
    <w:p w:rsidR="005A1E3C" w:rsidRDefault="005A1E3C" w:rsidP="00DB1FE4">
      <w:r>
        <w:rPr>
          <w:color w:val="000000"/>
        </w:rPr>
        <w:t xml:space="preserve">  </w:t>
      </w:r>
      <w:r>
        <w:t>profiles:</w:t>
      </w:r>
      <w:r>
        <w:rPr>
          <w:color w:val="000000"/>
        </w:rPr>
        <w:t xml:space="preserve"> mysql</w:t>
      </w:r>
    </w:p>
    <w:p w:rsidR="005A1E3C" w:rsidRDefault="005A1E3C" w:rsidP="00DB1FE4"/>
    <w:p w:rsidR="005A1E3C" w:rsidRDefault="005A1E3C" w:rsidP="00DB1FE4">
      <w:r>
        <w:rPr>
          <w:color w:val="000000"/>
        </w:rPr>
        <w:t xml:space="preserve">  </w:t>
      </w:r>
      <w:proofErr w:type="spellStart"/>
      <w:r>
        <w:t>datasource</w:t>
      </w:r>
      <w:proofErr w:type="spell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r>
        <w:t>driverClassName: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com.mysql.jdbc.Driver</w:t>
      </w:r>
      <w:proofErr w:type="spellEnd"/>
    </w:p>
    <w:p w:rsidR="005A1E3C" w:rsidRDefault="005A1E3C" w:rsidP="00DB1FE4">
      <w:r>
        <w:rPr>
          <w:color w:val="000000"/>
        </w:rPr>
        <w:t xml:space="preserve">    </w:t>
      </w:r>
      <w:r>
        <w:t>url: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jdbc:mysql</w:t>
      </w:r>
      <w:proofErr w:type="spellEnd"/>
      <w:r>
        <w:rPr>
          <w:color w:val="000000"/>
        </w:rPr>
        <w:t>://localhost/rsmortgage</w:t>
      </w:r>
    </w:p>
    <w:p w:rsidR="005A1E3C" w:rsidRDefault="005A1E3C" w:rsidP="00DB1FE4">
      <w:r>
        <w:rPr>
          <w:color w:val="000000"/>
        </w:rPr>
        <w:t xml:space="preserve">    </w:t>
      </w:r>
      <w:r>
        <w:t>username:</w:t>
      </w:r>
      <w:r>
        <w:rPr>
          <w:color w:val="000000"/>
        </w:rPr>
        <w:t xml:space="preserve"> root</w:t>
      </w:r>
    </w:p>
    <w:p w:rsidR="005A1E3C" w:rsidRDefault="005A1E3C" w:rsidP="00DB1FE4">
      <w:r>
        <w:rPr>
          <w:color w:val="000000"/>
        </w:rPr>
        <w:t xml:space="preserve">    </w:t>
      </w:r>
      <w:r>
        <w:t>password:</w:t>
      </w:r>
      <w:r>
        <w:rPr>
          <w:color w:val="000000"/>
        </w:rPr>
        <w:t xml:space="preserve"> root</w:t>
      </w:r>
    </w:p>
    <w:p w:rsidR="005A1E3C" w:rsidRDefault="005A1E3C" w:rsidP="00DB1FE4"/>
    <w:p w:rsidR="005A1E3C" w:rsidRDefault="005A1E3C" w:rsidP="00DB1FE4">
      <w:r>
        <w:rPr>
          <w:color w:val="000000"/>
        </w:rPr>
        <w:t xml:space="preserve">  </w:t>
      </w:r>
      <w:r>
        <w:t>jpa:</w:t>
      </w:r>
    </w:p>
    <w:p w:rsidR="005A1E3C" w:rsidRDefault="005A1E3C" w:rsidP="00DB1FE4">
      <w:r>
        <w:rPr>
          <w:color w:val="000000"/>
        </w:rPr>
        <w:t xml:space="preserve">    </w:t>
      </w:r>
      <w:r>
        <w:t>hibernate:</w:t>
      </w:r>
    </w:p>
    <w:p w:rsidR="005A1E3C" w:rsidRDefault="005A1E3C" w:rsidP="00DB1FE4">
      <w:r>
        <w:rPr>
          <w:color w:val="000000"/>
        </w:rPr>
        <w:t xml:space="preserve">      </w:t>
      </w:r>
      <w:r>
        <w:rPr>
          <w:u w:val="single"/>
        </w:rPr>
        <w:t>dialect</w:t>
      </w:r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org.hibernate.dialect.MySQLInnoDBDialect</w:t>
      </w:r>
      <w:proofErr w:type="spellEnd"/>
    </w:p>
    <w:p w:rsidR="005A1E3C" w:rsidRDefault="005A1E3C" w:rsidP="00DB1FE4">
      <w:r>
        <w:rPr>
          <w:color w:val="000000"/>
        </w:rPr>
        <w:t xml:space="preserve">      </w:t>
      </w:r>
      <w:proofErr w:type="spellStart"/>
      <w:r>
        <w:t>ddl</w:t>
      </w:r>
      <w:proofErr w:type="spellEnd"/>
      <w:r>
        <w:t>-auto:</w:t>
      </w:r>
      <w:r>
        <w:rPr>
          <w:color w:val="000000"/>
        </w:rPr>
        <w:t xml:space="preserve"> update </w:t>
      </w:r>
      <w:r>
        <w:rPr>
          <w:color w:val="FF0032"/>
        </w:rPr>
        <w:t># todo: in non-dev environments, comment this out:</w:t>
      </w:r>
    </w:p>
    <w:p w:rsidR="005A1E3C" w:rsidRDefault="005A1E3C" w:rsidP="00DB1FE4">
      <w:r>
        <w:rPr>
          <w:color w:val="000000"/>
        </w:rPr>
        <w:t xml:space="preserve">  </w:t>
      </w:r>
    </w:p>
    <w:p w:rsidR="00B5711F" w:rsidRDefault="00B5711F" w:rsidP="00B5711F">
      <w:pPr>
        <w:pStyle w:val="StyleHeading114ptBoldUnderlineLeft"/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5711F" w:rsidRDefault="00B5711F" w:rsidP="00B5711F">
      <w:pPr>
        <w:pStyle w:val="StyleHeading114ptBoldUnderlineLeft"/>
      </w:pPr>
    </w:p>
    <w:p w:rsidR="00195EC0" w:rsidRDefault="00195EC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195EC0" w:rsidP="00195EC0">
      <w:pPr>
        <w:pStyle w:val="StyleHeading114ptBoldUnderlineLeft"/>
      </w:pPr>
      <w:bookmarkStart w:id="327" w:name="_Toc476586566"/>
      <w:r w:rsidRPr="00EA03DE">
        <w:lastRenderedPageBreak/>
        <w:t>1.</w:t>
      </w:r>
      <w:r w:rsidR="004700BC">
        <w:t>20</w:t>
      </w:r>
      <w:r w:rsidRPr="00EA03DE">
        <w:t xml:space="preserve"> </w:t>
      </w:r>
      <w:r>
        <w:t>–</w:t>
      </w:r>
      <w:r w:rsidR="004700BC">
        <w:t>Create domain package</w:t>
      </w:r>
      <w:bookmarkEnd w:id="327"/>
    </w:p>
    <w:p w:rsidR="004700BC" w:rsidRDefault="004700BC" w:rsidP="00195EC0">
      <w:pPr>
        <w:pStyle w:val="StyleHeading114ptBoldUnderlineLeft"/>
      </w:pPr>
    </w:p>
    <w:p w:rsidR="004700BC" w:rsidRDefault="004700BC" w:rsidP="00DB1FE4">
      <w:r>
        <w:rPr>
          <w:noProof/>
        </w:rPr>
        <w:drawing>
          <wp:inline distT="0" distB="0" distL="0" distR="0" wp14:anchorId="121CE65D" wp14:editId="79BE38E6">
            <wp:extent cx="4981575" cy="47625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328" w:name="_Toc476586567"/>
      <w:r w:rsidRPr="00EA03DE">
        <w:lastRenderedPageBreak/>
        <w:t>1.</w:t>
      </w:r>
      <w:r>
        <w:t>21</w:t>
      </w:r>
      <w:r w:rsidRPr="00EA03DE">
        <w:t xml:space="preserve"> </w:t>
      </w:r>
      <w:r>
        <w:t xml:space="preserve">–Create </w:t>
      </w:r>
      <w:proofErr w:type="spellStart"/>
      <w:r w:rsidR="00BE3E08">
        <w:t>api.rest</w:t>
      </w:r>
      <w:proofErr w:type="spellEnd"/>
      <w:r>
        <w:t xml:space="preserve"> package</w:t>
      </w:r>
      <w:bookmarkEnd w:id="328"/>
    </w:p>
    <w:p w:rsidR="00BE3E08" w:rsidRDefault="00BE3E08" w:rsidP="004700BC">
      <w:pPr>
        <w:pStyle w:val="StyleHeading114ptBoldUnderlineLeft"/>
      </w:pPr>
    </w:p>
    <w:p w:rsidR="00BE3E08" w:rsidRDefault="00BE3E08" w:rsidP="00DB1FE4">
      <w:r>
        <w:rPr>
          <w:noProof/>
        </w:rPr>
        <w:drawing>
          <wp:inline distT="0" distB="0" distL="0" distR="0" wp14:anchorId="6A86D6F0" wp14:editId="51F0A2E2">
            <wp:extent cx="4981575" cy="47720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B221C0" w:rsidRDefault="00B221C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329" w:name="_Toc476586568"/>
      <w:r w:rsidRPr="00EA03DE">
        <w:lastRenderedPageBreak/>
        <w:t>1.</w:t>
      </w:r>
      <w:r>
        <w:t>22</w:t>
      </w:r>
      <w:r w:rsidRPr="00EA03DE">
        <w:t xml:space="preserve"> </w:t>
      </w:r>
      <w:r>
        <w:t xml:space="preserve">–Create </w:t>
      </w:r>
      <w:r w:rsidR="00B221C0">
        <w:t>exception</w:t>
      </w:r>
      <w:r>
        <w:t xml:space="preserve"> package</w:t>
      </w:r>
      <w:bookmarkEnd w:id="329"/>
    </w:p>
    <w:p w:rsidR="00B221C0" w:rsidRDefault="00B221C0" w:rsidP="004700BC">
      <w:pPr>
        <w:pStyle w:val="StyleHeading114ptBoldUnderlineLeft"/>
      </w:pPr>
    </w:p>
    <w:p w:rsidR="00B221C0" w:rsidRDefault="00B221C0" w:rsidP="00DB1FE4">
      <w:r>
        <w:rPr>
          <w:noProof/>
        </w:rPr>
        <w:drawing>
          <wp:inline distT="0" distB="0" distL="0" distR="0" wp14:anchorId="16D303E2" wp14:editId="3848AD13">
            <wp:extent cx="4962525" cy="47910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744834" w:rsidRDefault="0074483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330" w:name="_Toc476586569"/>
      <w:r w:rsidRPr="00EA03DE">
        <w:lastRenderedPageBreak/>
        <w:t>1.</w:t>
      </w:r>
      <w:r>
        <w:t>23</w:t>
      </w:r>
      <w:r w:rsidRPr="00EA03DE">
        <w:t xml:space="preserve"> </w:t>
      </w:r>
      <w:r>
        <w:t xml:space="preserve">–Create </w:t>
      </w:r>
      <w:proofErr w:type="spellStart"/>
      <w:r w:rsidR="00744834">
        <w:t>dao.jpa</w:t>
      </w:r>
      <w:proofErr w:type="spellEnd"/>
      <w:r>
        <w:t xml:space="preserve"> package</w:t>
      </w:r>
      <w:bookmarkEnd w:id="330"/>
    </w:p>
    <w:p w:rsidR="00744834" w:rsidRDefault="00744834" w:rsidP="004700BC">
      <w:pPr>
        <w:pStyle w:val="StyleHeading114ptBoldUnderlineLeft"/>
      </w:pPr>
    </w:p>
    <w:p w:rsidR="00744834" w:rsidRDefault="00744834" w:rsidP="00DB1FE4">
      <w:r>
        <w:rPr>
          <w:noProof/>
        </w:rPr>
        <w:drawing>
          <wp:inline distT="0" distB="0" distL="0" distR="0" wp14:anchorId="44D6DB5B" wp14:editId="01AA181D">
            <wp:extent cx="4991100" cy="47720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E01E4D" w:rsidRDefault="00E01E4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331" w:name="_Toc476586570"/>
      <w:r w:rsidRPr="00EA03DE">
        <w:lastRenderedPageBreak/>
        <w:t>1.</w:t>
      </w:r>
      <w:r>
        <w:t>24</w:t>
      </w:r>
      <w:r w:rsidRPr="00EA03DE">
        <w:t xml:space="preserve"> </w:t>
      </w:r>
      <w:r>
        <w:t xml:space="preserve">–Create </w:t>
      </w:r>
      <w:r w:rsidR="00E01E4D">
        <w:t>service</w:t>
      </w:r>
      <w:r>
        <w:t xml:space="preserve"> package</w:t>
      </w:r>
      <w:bookmarkEnd w:id="331"/>
    </w:p>
    <w:p w:rsidR="00E01E4D" w:rsidRDefault="00E01E4D" w:rsidP="004700BC">
      <w:pPr>
        <w:pStyle w:val="StyleHeading114ptBoldUnderlineLeft"/>
      </w:pPr>
    </w:p>
    <w:p w:rsidR="00E01E4D" w:rsidRDefault="00E01E4D" w:rsidP="00DB1FE4">
      <w:r>
        <w:rPr>
          <w:noProof/>
        </w:rPr>
        <w:drawing>
          <wp:inline distT="0" distB="0" distL="0" distR="0" wp14:anchorId="7A077D41" wp14:editId="0C5D3056">
            <wp:extent cx="4953000" cy="4762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4700BC" w:rsidRDefault="004700BC" w:rsidP="004700BC">
      <w:pPr>
        <w:pStyle w:val="StyleHeading114ptBoldUnderlineLeft"/>
      </w:pPr>
    </w:p>
    <w:p w:rsidR="004700BC" w:rsidRDefault="004700BC" w:rsidP="004700BC">
      <w:pPr>
        <w:pStyle w:val="StyleHeading114ptBoldUnderlineLeft"/>
      </w:pPr>
    </w:p>
    <w:p w:rsidR="00195EC0" w:rsidRDefault="00195EC0" w:rsidP="00195EC0">
      <w:pPr>
        <w:pStyle w:val="StyleHeading114ptBoldUnderlineLeft"/>
      </w:pPr>
    </w:p>
    <w:p w:rsidR="00195EC0" w:rsidRDefault="00195EC0" w:rsidP="00195EC0">
      <w:pPr>
        <w:pStyle w:val="StyleHeading114ptBoldUnderlineLeft"/>
      </w:pPr>
    </w:p>
    <w:p w:rsidR="00974881" w:rsidRDefault="00974881" w:rsidP="00195EC0">
      <w:pPr>
        <w:pStyle w:val="StyleHeading114ptBoldUnderlineLeft"/>
      </w:pPr>
    </w:p>
    <w:p w:rsidR="00974881" w:rsidRDefault="00974881" w:rsidP="00195EC0">
      <w:pPr>
        <w:pStyle w:val="StyleHeading114ptBoldUnderlineLeft"/>
      </w:pPr>
    </w:p>
    <w:p w:rsidR="00974881" w:rsidRDefault="00974881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74881" w:rsidRDefault="00974881" w:rsidP="00974881">
      <w:pPr>
        <w:pStyle w:val="StyleHeading114ptBoldUnderlineLeft"/>
      </w:pPr>
      <w:bookmarkStart w:id="332" w:name="_Toc476586571"/>
      <w:r w:rsidRPr="00EA03DE">
        <w:lastRenderedPageBreak/>
        <w:t>1.</w:t>
      </w:r>
      <w:r>
        <w:t>25</w:t>
      </w:r>
      <w:r w:rsidRPr="00EA03DE">
        <w:t xml:space="preserve"> </w:t>
      </w:r>
      <w:r>
        <w:t>–Create Person domain class in domain package</w:t>
      </w:r>
      <w:bookmarkEnd w:id="332"/>
    </w:p>
    <w:p w:rsidR="00974881" w:rsidRDefault="00974881" w:rsidP="00974881">
      <w:pPr>
        <w:pStyle w:val="StyleHeading114ptBoldUnderlineLeft"/>
      </w:pPr>
    </w:p>
    <w:p w:rsidR="00974881" w:rsidRDefault="00974881" w:rsidP="00DB1FE4">
      <w:r>
        <w:rPr>
          <w:b/>
          <w:bCs/>
          <w:color w:val="7F0055"/>
        </w:rPr>
        <w:t>package</w:t>
      </w:r>
      <w:r>
        <w:t xml:space="preserve"> </w:t>
      </w:r>
      <w:proofErr w:type="spellStart"/>
      <w:r>
        <w:t>com.rollingstone.domain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rPr>
          <w:b/>
          <w:bCs/>
          <w:color w:val="7F0055"/>
        </w:rPr>
        <w:t>import</w:t>
      </w:r>
      <w:r>
        <w:t xml:space="preserve"> </w:t>
      </w:r>
      <w:proofErr w:type="spellStart"/>
      <w:r>
        <w:t>java.util.Date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rPr>
          <w:b/>
          <w:bCs/>
          <w:color w:val="7F0055"/>
        </w:rPr>
        <w:t>import</w:t>
      </w:r>
      <w:r>
        <w:t xml:space="preserve"> </w:t>
      </w:r>
      <w:proofErr w:type="spellStart"/>
      <w:r>
        <w:t>javax.persistence</w:t>
      </w:r>
      <w:proofErr w:type="spellEnd"/>
      <w:r>
        <w:t>.*;</w:t>
      </w:r>
    </w:p>
    <w:p w:rsidR="00974881" w:rsidRDefault="00974881" w:rsidP="00DB1FE4">
      <w:r>
        <w:rPr>
          <w:b/>
          <w:bCs/>
          <w:color w:val="7F0055"/>
        </w:rPr>
        <w:t>import</w:t>
      </w:r>
      <w:r>
        <w:t xml:space="preserve"> </w:t>
      </w:r>
      <w:proofErr w:type="spellStart"/>
      <w:r>
        <w:t>javax.xml.bind.annotation</w:t>
      </w:r>
      <w:proofErr w:type="spellEnd"/>
      <w:r>
        <w:t>.*;</w:t>
      </w:r>
    </w:p>
    <w:p w:rsidR="00974881" w:rsidRDefault="00974881" w:rsidP="00DB1FE4"/>
    <w:p w:rsidR="00974881" w:rsidRDefault="00974881" w:rsidP="00DB1FE4">
      <w:r>
        <w:rPr>
          <w:color w:val="3F7F5F"/>
        </w:rPr>
        <w:t>/*</w:t>
      </w:r>
    </w:p>
    <w:p w:rsidR="00974881" w:rsidRDefault="00974881" w:rsidP="00DB1FE4">
      <w:r>
        <w:rPr>
          <w:color w:val="3F7F5F"/>
        </w:rPr>
        <w:t xml:space="preserve"> * a simple domain entity doubling as a DTO</w:t>
      </w:r>
    </w:p>
    <w:p w:rsidR="00974881" w:rsidRDefault="00974881" w:rsidP="00DB1FE4">
      <w:r>
        <w:rPr>
          <w:color w:val="3F7F5F"/>
        </w:rPr>
        <w:t xml:space="preserve"> */</w:t>
      </w:r>
    </w:p>
    <w:p w:rsidR="00974881" w:rsidRDefault="00974881" w:rsidP="00DB1FE4">
      <w:r>
        <w:rPr>
          <w:color w:val="646464"/>
        </w:rPr>
        <w:t>@Entity</w:t>
      </w:r>
    </w:p>
    <w:p w:rsidR="00974881" w:rsidRDefault="00974881" w:rsidP="00DB1FE4">
      <w:r>
        <w:rPr>
          <w:color w:val="646464"/>
        </w:rPr>
        <w:t>@Table</w:t>
      </w:r>
      <w:r>
        <w:t xml:space="preserve">(name = </w:t>
      </w:r>
      <w:r>
        <w:rPr>
          <w:color w:val="2A00FF"/>
        </w:rPr>
        <w:t>"</w:t>
      </w:r>
      <w:proofErr w:type="spellStart"/>
      <w:r>
        <w:rPr>
          <w:color w:val="2A00FF"/>
        </w:rPr>
        <w:t>rsmortgage_person</w:t>
      </w:r>
      <w:proofErr w:type="spellEnd"/>
      <w:r>
        <w:rPr>
          <w:color w:val="2A00FF"/>
        </w:rPr>
        <w:t>"</w:t>
      </w:r>
      <w:r>
        <w:t>)</w:t>
      </w:r>
    </w:p>
    <w:p w:rsidR="00974881" w:rsidRDefault="00974881" w:rsidP="00DB1FE4">
      <w:r>
        <w:rPr>
          <w:color w:val="646464"/>
        </w:rPr>
        <w:t>@</w:t>
      </w:r>
      <w:proofErr w:type="spellStart"/>
      <w:r>
        <w:rPr>
          <w:color w:val="646464"/>
        </w:rPr>
        <w:t>XmlRootElement</w:t>
      </w:r>
      <w:proofErr w:type="spellEnd"/>
    </w:p>
    <w:p w:rsidR="00974881" w:rsidRDefault="00974881" w:rsidP="00DB1FE4">
      <w:r>
        <w:rPr>
          <w:color w:val="646464"/>
        </w:rPr>
        <w:t>@</w:t>
      </w:r>
      <w:proofErr w:type="spellStart"/>
      <w:r>
        <w:rPr>
          <w:color w:val="646464"/>
        </w:rPr>
        <w:t>XmlAccessorType</w:t>
      </w:r>
      <w:proofErr w:type="spellEnd"/>
      <w:r>
        <w:t>(</w:t>
      </w:r>
      <w:proofErr w:type="spellStart"/>
      <w:r>
        <w:t>XmlAccessType.</w:t>
      </w:r>
      <w:r>
        <w:rPr>
          <w:b/>
          <w:bCs/>
          <w:i/>
          <w:iCs/>
          <w:color w:val="0000C0"/>
        </w:rPr>
        <w:t>FIELD</w:t>
      </w:r>
      <w:proofErr w:type="spellEnd"/>
      <w:r>
        <w:t>)</w:t>
      </w:r>
    </w:p>
    <w:p w:rsidR="00974881" w:rsidRDefault="00974881" w:rsidP="00DB1FE4"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Person {</w:t>
      </w:r>
    </w:p>
    <w:p w:rsidR="00974881" w:rsidRDefault="00974881" w:rsidP="00DB1FE4"/>
    <w:p w:rsidR="00974881" w:rsidRDefault="00974881" w:rsidP="00DB1FE4">
      <w:r>
        <w:tab/>
      </w:r>
      <w:r>
        <w:rPr>
          <w:color w:val="646464"/>
        </w:rPr>
        <w:t>@Id</w:t>
      </w:r>
    </w:p>
    <w:p w:rsidR="00974881" w:rsidRDefault="00974881" w:rsidP="00DB1FE4">
      <w: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GeneratedValue</w:t>
      </w:r>
      <w:proofErr w:type="spellEnd"/>
      <w:r>
        <w:t>()</w:t>
      </w:r>
    </w:p>
    <w:p w:rsidR="00974881" w:rsidRDefault="00974881" w:rsidP="00DB1FE4"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r>
        <w:rPr>
          <w:color w:val="0000C0"/>
        </w:rPr>
        <w:t>id</w:t>
      </w:r>
      <w:r>
        <w:t>;</w:t>
      </w:r>
    </w:p>
    <w:p w:rsidR="00974881" w:rsidRDefault="00974881" w:rsidP="00DB1FE4"/>
    <w:p w:rsidR="00974881" w:rsidRDefault="00974881" w:rsidP="00DB1FE4">
      <w:r>
        <w:tab/>
      </w:r>
      <w:r>
        <w:rPr>
          <w:color w:val="646464"/>
        </w:rPr>
        <w:t>@Column</w:t>
      </w:r>
      <w:r>
        <w:t>(</w:t>
      </w:r>
      <w:proofErr w:type="spellStart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DB1FE4"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proofErr w:type="spellStart"/>
      <w:r>
        <w:rPr>
          <w:color w:val="0000C0"/>
        </w:rPr>
        <w:t>firstName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tab/>
      </w:r>
      <w:r>
        <w:rPr>
          <w:color w:val="646464"/>
        </w:rPr>
        <w:t>@Column</w:t>
      </w:r>
      <w:r>
        <w:t>(</w:t>
      </w:r>
      <w:proofErr w:type="spellStart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DB1FE4"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proofErr w:type="spellStart"/>
      <w:r>
        <w:rPr>
          <w:color w:val="0000C0"/>
        </w:rPr>
        <w:t>lastName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tab/>
      </w:r>
      <w:r>
        <w:rPr>
          <w:color w:val="646464"/>
        </w:rPr>
        <w:t>@Temporal</w:t>
      </w:r>
      <w:r>
        <w:t>(</w:t>
      </w:r>
      <w:proofErr w:type="spellStart"/>
      <w:r>
        <w:t>TemporalType.</w:t>
      </w:r>
      <w:r>
        <w:rPr>
          <w:b/>
          <w:bCs/>
          <w:i/>
          <w:iCs/>
          <w:color w:val="0000C0"/>
        </w:rPr>
        <w:t>DATE</w:t>
      </w:r>
      <w:proofErr w:type="spellEnd"/>
      <w:r>
        <w:t>)</w:t>
      </w:r>
    </w:p>
    <w:p w:rsidR="00974881" w:rsidRDefault="00974881" w:rsidP="00DB1FE4">
      <w:r>
        <w:tab/>
      </w:r>
      <w:r>
        <w:rPr>
          <w:color w:val="646464"/>
        </w:rPr>
        <w:t>@Column</w:t>
      </w:r>
      <w:r>
        <w:t xml:space="preserve">(name = </w:t>
      </w:r>
      <w:r>
        <w:rPr>
          <w:color w:val="2A00FF"/>
        </w:rPr>
        <w:t>"</w:t>
      </w:r>
      <w:proofErr w:type="spellStart"/>
      <w:r>
        <w:rPr>
          <w:color w:val="2A00FF"/>
        </w:rPr>
        <w:t>dob</w:t>
      </w:r>
      <w:proofErr w:type="spellEnd"/>
      <w:r>
        <w:rPr>
          <w:color w:val="2A00FF"/>
        </w:rPr>
        <w:t>"</w:t>
      </w:r>
      <w:r>
        <w:t xml:space="preserve">, unique = </w:t>
      </w:r>
      <w:r>
        <w:rPr>
          <w:b/>
          <w:bCs/>
          <w:color w:val="7F0055"/>
        </w:rPr>
        <w:t>true</w:t>
      </w:r>
      <w:r>
        <w:t xml:space="preserve">, </w:t>
      </w:r>
      <w:proofErr w:type="spellStart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, length = 10)</w:t>
      </w:r>
    </w:p>
    <w:p w:rsidR="00974881" w:rsidRDefault="00974881" w:rsidP="00DB1FE4">
      <w:r>
        <w:tab/>
      </w:r>
      <w:r>
        <w:rPr>
          <w:b/>
          <w:bCs/>
          <w:color w:val="7F0055"/>
        </w:rPr>
        <w:t>private</w:t>
      </w:r>
      <w:r>
        <w:t xml:space="preserve"> Date </w:t>
      </w:r>
      <w:proofErr w:type="spellStart"/>
      <w:r>
        <w:rPr>
          <w:color w:val="0000C0"/>
        </w:rPr>
        <w:t>dateOfBirth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tab/>
      </w:r>
      <w:r>
        <w:rPr>
          <w:color w:val="646464"/>
        </w:rPr>
        <w:t>@Column</w:t>
      </w:r>
      <w:r>
        <w:t>(</w:t>
      </w:r>
      <w:proofErr w:type="spellStart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DB1FE4"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0000C0"/>
        </w:rPr>
        <w:t>age</w:t>
      </w:r>
      <w:r>
        <w:t>;</w:t>
      </w:r>
    </w:p>
    <w:p w:rsidR="00974881" w:rsidRDefault="00974881" w:rsidP="00DB1FE4"/>
    <w:p w:rsidR="00974881" w:rsidRDefault="00974881" w:rsidP="00DB1FE4">
      <w:r>
        <w:tab/>
      </w:r>
      <w:r>
        <w:rPr>
          <w:color w:val="646464"/>
        </w:rPr>
        <w:t>@Column</w:t>
      </w:r>
      <w:r>
        <w:t>(</w:t>
      </w:r>
      <w:proofErr w:type="spellStart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DB1FE4"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proofErr w:type="spellStart"/>
      <w:r>
        <w:rPr>
          <w:color w:val="0000C0"/>
        </w:rPr>
        <w:t>socialSecurityNumber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tab/>
      </w:r>
      <w:r>
        <w:rPr>
          <w:b/>
          <w:bCs/>
          <w:color w:val="7F0055"/>
        </w:rPr>
        <w:t>public</w:t>
      </w:r>
      <w:r>
        <w:t xml:space="preserve"> Person() {</w:t>
      </w:r>
    </w:p>
    <w:p w:rsidR="00974881" w:rsidRDefault="00974881" w:rsidP="00DB1FE4">
      <w:r>
        <w:tab/>
        <w:t>}</w:t>
      </w:r>
    </w:p>
    <w:p w:rsidR="00974881" w:rsidRDefault="00974881" w:rsidP="00DB1FE4">
      <w:r>
        <w:t>}</w:t>
      </w:r>
    </w:p>
    <w:p w:rsidR="00974881" w:rsidRDefault="00974881" w:rsidP="00974881">
      <w:pPr>
        <w:pStyle w:val="StyleHeading114ptBoldUnderlineLeft"/>
        <w:rPr>
          <w:rFonts w:ascii="Consolas" w:hAnsi="Consolas" w:cs="Consolas"/>
          <w:sz w:val="20"/>
        </w:rPr>
      </w:pPr>
    </w:p>
    <w:p w:rsidR="00974881" w:rsidRDefault="00974881" w:rsidP="00974881">
      <w:pPr>
        <w:pStyle w:val="StyleHeading114ptBoldUnderlineLeft"/>
      </w:pPr>
    </w:p>
    <w:p w:rsidR="00974881" w:rsidRDefault="00974881" w:rsidP="00974881">
      <w:pPr>
        <w:pStyle w:val="StyleHeading114ptBoldUnderlineLeft"/>
      </w:pPr>
      <w:bookmarkStart w:id="333" w:name="_Toc476586572"/>
      <w:r w:rsidRPr="00EA03DE">
        <w:t>1.</w:t>
      </w:r>
      <w:r>
        <w:t>26</w:t>
      </w:r>
      <w:r w:rsidRPr="00EA03DE">
        <w:t xml:space="preserve"> </w:t>
      </w:r>
      <w:r>
        <w:t>–Do the following for the Person domain class</w:t>
      </w:r>
      <w:bookmarkEnd w:id="333"/>
    </w:p>
    <w:p w:rsidR="00974881" w:rsidRDefault="00974881" w:rsidP="00974881">
      <w:pPr>
        <w:pStyle w:val="StyleHeading114ptBoldUnderlineLeft"/>
      </w:pPr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>Generate a non-default constructor using all fields</w:t>
      </w:r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 xml:space="preserve">Generate a hashCode </w:t>
      </w:r>
      <w:proofErr w:type="spellStart"/>
      <w:r>
        <w:t>methos</w:t>
      </w:r>
      <w:proofErr w:type="spellEnd"/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>Generate an equals method</w:t>
      </w:r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>Generate a toString method using all fields</w:t>
      </w:r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>Generate getter and setters for all fields</w:t>
      </w:r>
    </w:p>
    <w:p w:rsidR="00974881" w:rsidRDefault="00974881" w:rsidP="00195EC0">
      <w:pPr>
        <w:pStyle w:val="StyleHeading114ptBoldUnderlineLeft"/>
      </w:pPr>
    </w:p>
    <w:p w:rsidR="00491327" w:rsidRDefault="00491327" w:rsidP="00491327">
      <w:pPr>
        <w:pStyle w:val="StyleHeading114ptBoldUnderlineLeft"/>
      </w:pPr>
      <w:bookmarkStart w:id="334" w:name="_Toc476586573"/>
      <w:r w:rsidRPr="00EA03DE">
        <w:t>1.</w:t>
      </w:r>
      <w:r>
        <w:t>27</w:t>
      </w:r>
      <w:r w:rsidRPr="00EA03DE">
        <w:t xml:space="preserve"> </w:t>
      </w:r>
      <w:r>
        <w:t xml:space="preserve">–Create </w:t>
      </w:r>
      <w:proofErr w:type="spellStart"/>
      <w:r w:rsidRPr="00DB1FE4">
        <w:t>RESTAPIErrorInfo</w:t>
      </w:r>
      <w:proofErr w:type="spellEnd"/>
      <w:r>
        <w:rPr>
          <w:rFonts w:ascii="Consolas" w:hAnsi="Consolas" w:cs="Consolas"/>
          <w:sz w:val="20"/>
        </w:rPr>
        <w:t xml:space="preserve"> </w:t>
      </w:r>
      <w:r>
        <w:t>domain class</w:t>
      </w:r>
      <w:bookmarkEnd w:id="334"/>
    </w:p>
    <w:p w:rsidR="00491327" w:rsidRDefault="00491327" w:rsidP="00195EC0">
      <w:pPr>
        <w:pStyle w:val="StyleHeading114ptBoldUnderlineLeft"/>
      </w:pPr>
    </w:p>
    <w:p w:rsidR="00491327" w:rsidRDefault="00491327" w:rsidP="00195EC0">
      <w:pPr>
        <w:pStyle w:val="StyleHeading114ptBoldUnderlineLeft"/>
      </w:pPr>
    </w:p>
    <w:p w:rsidR="00491327" w:rsidRDefault="00491327" w:rsidP="00DB1FE4">
      <w:r>
        <w:rPr>
          <w:b/>
          <w:bCs/>
          <w:color w:val="7F0055"/>
        </w:rPr>
        <w:t>package</w:t>
      </w:r>
      <w:r>
        <w:t xml:space="preserve"> </w:t>
      </w:r>
      <w:proofErr w:type="spellStart"/>
      <w:r>
        <w:t>com.rollingstone.domain</w:t>
      </w:r>
      <w:proofErr w:type="spellEnd"/>
      <w:r>
        <w:t>;</w:t>
      </w:r>
    </w:p>
    <w:p w:rsidR="00491327" w:rsidRDefault="00491327" w:rsidP="00DB1FE4"/>
    <w:p w:rsidR="00491327" w:rsidRDefault="00491327" w:rsidP="00DB1FE4">
      <w:r>
        <w:rPr>
          <w:b/>
          <w:bCs/>
          <w:color w:val="7F0055"/>
        </w:rPr>
        <w:t>import</w:t>
      </w:r>
      <w:r>
        <w:t xml:space="preserve"> </w:t>
      </w:r>
      <w:proofErr w:type="spellStart"/>
      <w:r>
        <w:t>javax.xml.bind.annotation.XmlRootElement</w:t>
      </w:r>
      <w:proofErr w:type="spellEnd"/>
      <w:r>
        <w:t>;</w:t>
      </w:r>
    </w:p>
    <w:p w:rsidR="00491327" w:rsidRDefault="00491327" w:rsidP="00DB1FE4"/>
    <w:p w:rsidR="00491327" w:rsidRDefault="00491327" w:rsidP="00DB1FE4"/>
    <w:p w:rsidR="00491327" w:rsidRDefault="00491327" w:rsidP="00DB1FE4">
      <w:r>
        <w:rPr>
          <w:color w:val="646464"/>
        </w:rPr>
        <w:t>@</w:t>
      </w:r>
      <w:proofErr w:type="spellStart"/>
      <w:r>
        <w:rPr>
          <w:color w:val="646464"/>
        </w:rPr>
        <w:t>XmlRootElement</w:t>
      </w:r>
      <w:proofErr w:type="spellEnd"/>
    </w:p>
    <w:p w:rsidR="00491327" w:rsidRDefault="00491327" w:rsidP="00DB1FE4"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rPr>
          <w:highlight w:val="lightGray"/>
        </w:rPr>
        <w:t>RESTAPIErrorInfo</w:t>
      </w:r>
      <w:proofErr w:type="spellEnd"/>
      <w:r>
        <w:t xml:space="preserve"> {</w:t>
      </w:r>
    </w:p>
    <w:p w:rsidR="00491327" w:rsidRDefault="00491327" w:rsidP="00DB1FE4">
      <w:r>
        <w:t xml:space="preserve">    </w:t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proofErr w:type="spellStart"/>
      <w:r>
        <w:rPr>
          <w:color w:val="0000C0"/>
        </w:rPr>
        <w:t>errorDetail</w:t>
      </w:r>
      <w:proofErr w:type="spellEnd"/>
      <w:r>
        <w:t>;</w:t>
      </w:r>
    </w:p>
    <w:p w:rsidR="00491327" w:rsidRDefault="00491327" w:rsidP="00DB1FE4">
      <w:r>
        <w:t xml:space="preserve">    </w:t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proofErr w:type="spellStart"/>
      <w:r>
        <w:rPr>
          <w:color w:val="0000C0"/>
        </w:rPr>
        <w:t>errorMessage</w:t>
      </w:r>
      <w:proofErr w:type="spellEnd"/>
      <w:r>
        <w:t>;</w:t>
      </w:r>
    </w:p>
    <w:p w:rsidR="00491327" w:rsidRDefault="00491327" w:rsidP="00DB1FE4"/>
    <w:p w:rsidR="00491327" w:rsidRDefault="00491327" w:rsidP="00DB1FE4">
      <w:r>
        <w:t xml:space="preserve">    </w:t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r>
        <w:t>RESTAPIErrorInfo</w:t>
      </w:r>
      <w:proofErr w:type="spellEnd"/>
      <w:r>
        <w:t xml:space="preserve">(Exception </w:t>
      </w:r>
      <w:r>
        <w:rPr>
          <w:color w:val="6A3E3E"/>
        </w:rPr>
        <w:t>ex</w:t>
      </w:r>
      <w:r>
        <w:t xml:space="preserve">, String </w:t>
      </w:r>
      <w:r>
        <w:rPr>
          <w:color w:val="6A3E3E"/>
        </w:rPr>
        <w:t>detail</w:t>
      </w:r>
      <w:r>
        <w:t>) {</w:t>
      </w:r>
    </w:p>
    <w:p w:rsidR="00491327" w:rsidRDefault="00491327" w:rsidP="00DB1FE4">
      <w:r>
        <w:t xml:space="preserve">        </w:t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errorMessage</w:t>
      </w:r>
      <w:proofErr w:type="spellEnd"/>
      <w:r>
        <w:t xml:space="preserve"> = </w:t>
      </w:r>
      <w:proofErr w:type="spellStart"/>
      <w:r>
        <w:rPr>
          <w:color w:val="6A3E3E"/>
        </w:rPr>
        <w:t>ex</w:t>
      </w:r>
      <w:r>
        <w:t>.getLocalizedMessage</w:t>
      </w:r>
      <w:proofErr w:type="spellEnd"/>
      <w:r>
        <w:t>();</w:t>
      </w:r>
    </w:p>
    <w:p w:rsidR="00491327" w:rsidRDefault="00491327" w:rsidP="00DB1FE4">
      <w:r>
        <w:t xml:space="preserve">        </w:t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errorDetail</w:t>
      </w:r>
      <w:proofErr w:type="spellEnd"/>
      <w:r>
        <w:t xml:space="preserve"> = </w:t>
      </w:r>
      <w:r>
        <w:rPr>
          <w:color w:val="6A3E3E"/>
        </w:rPr>
        <w:t>detail</w:t>
      </w:r>
      <w:r>
        <w:t>;</w:t>
      </w:r>
    </w:p>
    <w:p w:rsidR="00491327" w:rsidRDefault="00491327" w:rsidP="00DB1FE4">
      <w:r>
        <w:t xml:space="preserve">    }</w:t>
      </w:r>
    </w:p>
    <w:p w:rsidR="00491327" w:rsidRDefault="00491327" w:rsidP="00DB1FE4">
      <w:r>
        <w:t>}</w:t>
      </w:r>
    </w:p>
    <w:p w:rsidR="00491327" w:rsidRDefault="00491327" w:rsidP="00195EC0">
      <w:pPr>
        <w:pStyle w:val="StyleHeading114ptBoldUnderlineLeft"/>
      </w:pPr>
    </w:p>
    <w:p w:rsidR="00507F2D" w:rsidRDefault="00507F2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507F2D" w:rsidRDefault="00507F2D" w:rsidP="00507F2D">
      <w:pPr>
        <w:pStyle w:val="StyleHeading114ptBoldUnderlineLeft"/>
      </w:pPr>
      <w:bookmarkStart w:id="335" w:name="_Toc476586574"/>
      <w:r w:rsidRPr="00EA03DE">
        <w:lastRenderedPageBreak/>
        <w:t>1.</w:t>
      </w:r>
      <w:r>
        <w:t>28</w:t>
      </w:r>
      <w:r w:rsidRPr="00EA03DE">
        <w:t xml:space="preserve"> </w:t>
      </w:r>
      <w:r>
        <w:t xml:space="preserve">–Create HTTP400Exception class in the exception </w:t>
      </w:r>
      <w:proofErr w:type="spellStart"/>
      <w:r>
        <w:t>pckage</w:t>
      </w:r>
      <w:bookmarkEnd w:id="335"/>
      <w:proofErr w:type="spellEnd"/>
    </w:p>
    <w:p w:rsidR="00507F2D" w:rsidRDefault="00507F2D" w:rsidP="00195EC0">
      <w:pPr>
        <w:pStyle w:val="StyleHeading114ptBoldUnderlineLeft"/>
      </w:pPr>
    </w:p>
    <w:p w:rsidR="00507F2D" w:rsidRDefault="00507F2D" w:rsidP="00195EC0">
      <w:pPr>
        <w:pStyle w:val="StyleHeading114ptBoldUnderlineLeft"/>
      </w:pPr>
    </w:p>
    <w:p w:rsidR="00507F2D" w:rsidRDefault="00507F2D" w:rsidP="00DB1FE4">
      <w:r>
        <w:rPr>
          <w:b/>
          <w:bCs/>
          <w:color w:val="7F0055"/>
        </w:rPr>
        <w:t>package</w:t>
      </w:r>
      <w:r>
        <w:t xml:space="preserve"> </w:t>
      </w:r>
      <w:proofErr w:type="spellStart"/>
      <w:r>
        <w:t>com.rollingstone.exception</w:t>
      </w:r>
      <w:proofErr w:type="spellEnd"/>
      <w:r>
        <w:t>;</w:t>
      </w:r>
    </w:p>
    <w:p w:rsidR="00507F2D" w:rsidRDefault="00507F2D" w:rsidP="00DB1FE4"/>
    <w:p w:rsidR="00507F2D" w:rsidRDefault="00507F2D" w:rsidP="00DB1FE4">
      <w:r>
        <w:rPr>
          <w:color w:val="3F5FBF"/>
        </w:rPr>
        <w:t>/**</w:t>
      </w:r>
    </w:p>
    <w:p w:rsidR="00507F2D" w:rsidRDefault="00507F2D" w:rsidP="00DB1FE4">
      <w:r>
        <w:rPr>
          <w:color w:val="3F5FBF"/>
        </w:rPr>
        <w:t xml:space="preserve"> * for HTTP 400 Bad Request errors</w:t>
      </w:r>
    </w:p>
    <w:p w:rsidR="00507F2D" w:rsidRDefault="00507F2D" w:rsidP="00DB1FE4">
      <w:r>
        <w:rPr>
          <w:color w:val="3F5FBF"/>
        </w:rPr>
        <w:t xml:space="preserve"> */</w:t>
      </w:r>
    </w:p>
    <w:p w:rsidR="00507F2D" w:rsidRDefault="00507F2D" w:rsidP="00DB1FE4"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u w:val="single"/>
        </w:rPr>
        <w:t>HTTP400Exception</w:t>
      </w:r>
      <w:r>
        <w:t xml:space="preserve">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RuntimeException</w:t>
      </w:r>
      <w:proofErr w:type="spellEnd"/>
      <w:r>
        <w:t xml:space="preserve"> {</w:t>
      </w:r>
    </w:p>
    <w:p w:rsidR="00507F2D" w:rsidRDefault="00507F2D" w:rsidP="00DB1FE4">
      <w:r>
        <w:t xml:space="preserve">    </w:t>
      </w:r>
      <w:r>
        <w:rPr>
          <w:b/>
          <w:bCs/>
          <w:color w:val="7F0055"/>
        </w:rPr>
        <w:t>public</w:t>
      </w:r>
      <w:r>
        <w:t xml:space="preserve"> HTTP400Exception() {</w:t>
      </w:r>
    </w:p>
    <w:p w:rsidR="00507F2D" w:rsidRDefault="00507F2D" w:rsidP="00DB1FE4">
      <w:r>
        <w:t xml:space="preserve">        </w:t>
      </w:r>
      <w:r>
        <w:rPr>
          <w:b/>
          <w:bCs/>
          <w:color w:val="7F0055"/>
        </w:rPr>
        <w:t>super</w:t>
      </w:r>
      <w:r>
        <w:t>();</w:t>
      </w:r>
    </w:p>
    <w:p w:rsidR="00507F2D" w:rsidRDefault="00507F2D" w:rsidP="00DB1FE4">
      <w:r>
        <w:t xml:space="preserve">    }</w:t>
      </w:r>
    </w:p>
    <w:p w:rsidR="00507F2D" w:rsidRDefault="00507F2D" w:rsidP="00DB1FE4"/>
    <w:p w:rsidR="00507F2D" w:rsidRDefault="00507F2D" w:rsidP="00DB1FE4">
      <w:r>
        <w:t xml:space="preserve">    </w:t>
      </w:r>
      <w:r>
        <w:rPr>
          <w:b/>
          <w:bCs/>
          <w:color w:val="7F0055"/>
        </w:rPr>
        <w:t>public</w:t>
      </w:r>
      <w:r>
        <w:t xml:space="preserve"> HTTP400Exception(String </w:t>
      </w:r>
      <w:r>
        <w:rPr>
          <w:color w:val="6A3E3E"/>
        </w:rPr>
        <w:t>message</w:t>
      </w:r>
      <w:r>
        <w:t xml:space="preserve">, 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507F2D" w:rsidRDefault="00507F2D" w:rsidP="00DB1FE4">
      <w:r>
        <w:t xml:space="preserve">        </w:t>
      </w:r>
      <w:r>
        <w:rPr>
          <w:b/>
          <w:bCs/>
          <w:color w:val="7F0055"/>
        </w:rPr>
        <w:t>super</w:t>
      </w:r>
      <w:r>
        <w:t>(</w:t>
      </w:r>
      <w:r>
        <w:rPr>
          <w:color w:val="6A3E3E"/>
        </w:rPr>
        <w:t>message</w:t>
      </w:r>
      <w:r>
        <w:t xml:space="preserve">, </w:t>
      </w:r>
      <w:r>
        <w:rPr>
          <w:color w:val="6A3E3E"/>
        </w:rPr>
        <w:t>cause</w:t>
      </w:r>
      <w:r>
        <w:t>);</w:t>
      </w:r>
    </w:p>
    <w:p w:rsidR="00507F2D" w:rsidRDefault="00507F2D" w:rsidP="00DB1FE4">
      <w:r>
        <w:t xml:space="preserve">    }</w:t>
      </w:r>
    </w:p>
    <w:p w:rsidR="00507F2D" w:rsidRDefault="00507F2D" w:rsidP="00DB1FE4"/>
    <w:p w:rsidR="00507F2D" w:rsidRDefault="00507F2D" w:rsidP="00DB1FE4">
      <w:r>
        <w:t xml:space="preserve">    </w:t>
      </w:r>
      <w:r>
        <w:rPr>
          <w:b/>
          <w:bCs/>
          <w:color w:val="7F0055"/>
        </w:rPr>
        <w:t>public</w:t>
      </w:r>
      <w:r>
        <w:t xml:space="preserve"> HTTP400Exception(String </w:t>
      </w:r>
      <w:r>
        <w:rPr>
          <w:color w:val="6A3E3E"/>
        </w:rPr>
        <w:t>message</w:t>
      </w:r>
      <w:r>
        <w:t>) {</w:t>
      </w:r>
    </w:p>
    <w:p w:rsidR="00507F2D" w:rsidRDefault="00507F2D" w:rsidP="00DB1FE4">
      <w:r>
        <w:t xml:space="preserve">        </w:t>
      </w:r>
      <w:r>
        <w:rPr>
          <w:b/>
          <w:bCs/>
          <w:color w:val="7F0055"/>
        </w:rPr>
        <w:t>super</w:t>
      </w:r>
      <w:r>
        <w:t>(</w:t>
      </w:r>
      <w:r>
        <w:rPr>
          <w:color w:val="6A3E3E"/>
        </w:rPr>
        <w:t>message</w:t>
      </w:r>
      <w:r>
        <w:t>);</w:t>
      </w:r>
    </w:p>
    <w:p w:rsidR="00507F2D" w:rsidRDefault="00507F2D" w:rsidP="00DB1FE4">
      <w:r>
        <w:t xml:space="preserve">    }</w:t>
      </w:r>
    </w:p>
    <w:p w:rsidR="00507F2D" w:rsidRDefault="00507F2D" w:rsidP="00DB1FE4"/>
    <w:p w:rsidR="00507F2D" w:rsidRDefault="00507F2D" w:rsidP="00DB1FE4">
      <w:r>
        <w:t xml:space="preserve">    </w:t>
      </w:r>
      <w:r>
        <w:rPr>
          <w:b/>
          <w:bCs/>
          <w:color w:val="7F0055"/>
        </w:rPr>
        <w:t>public</w:t>
      </w:r>
      <w:r>
        <w:t xml:space="preserve"> HTTP400Exception(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507F2D" w:rsidRDefault="00507F2D" w:rsidP="00DB1FE4">
      <w:r>
        <w:t xml:space="preserve">        </w:t>
      </w:r>
      <w:r>
        <w:rPr>
          <w:b/>
          <w:bCs/>
          <w:color w:val="7F0055"/>
        </w:rPr>
        <w:t>super</w:t>
      </w:r>
      <w:r>
        <w:t>(</w:t>
      </w:r>
      <w:r>
        <w:rPr>
          <w:color w:val="6A3E3E"/>
        </w:rPr>
        <w:t>cause</w:t>
      </w:r>
      <w:r>
        <w:t>);</w:t>
      </w:r>
    </w:p>
    <w:p w:rsidR="00507F2D" w:rsidRDefault="00507F2D" w:rsidP="00DB1FE4">
      <w:r>
        <w:t xml:space="preserve">    }</w:t>
      </w:r>
    </w:p>
    <w:p w:rsidR="00507F2D" w:rsidRDefault="00507F2D" w:rsidP="00DB1FE4">
      <w:r>
        <w:t>}</w:t>
      </w:r>
    </w:p>
    <w:p w:rsidR="009651F8" w:rsidRDefault="009651F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651F8" w:rsidRDefault="009651F8" w:rsidP="009651F8">
      <w:pPr>
        <w:pStyle w:val="StyleHeading114ptBoldUnderlineLeft"/>
      </w:pPr>
      <w:bookmarkStart w:id="336" w:name="_Toc476586575"/>
      <w:r w:rsidRPr="00EA03DE">
        <w:lastRenderedPageBreak/>
        <w:t>1.</w:t>
      </w:r>
      <w:r>
        <w:t>29</w:t>
      </w:r>
      <w:r w:rsidRPr="00EA03DE">
        <w:t xml:space="preserve"> </w:t>
      </w:r>
      <w:r>
        <w:t xml:space="preserve">–Create HTTP404Exception class in the exception </w:t>
      </w:r>
      <w:proofErr w:type="spellStart"/>
      <w:r>
        <w:t>pckage</w:t>
      </w:r>
      <w:bookmarkEnd w:id="336"/>
      <w:proofErr w:type="spellEnd"/>
    </w:p>
    <w:p w:rsidR="009651F8" w:rsidRDefault="009651F8" w:rsidP="009651F8">
      <w:pPr>
        <w:pStyle w:val="StyleHeading114ptBoldUnderlineLeft"/>
      </w:pPr>
    </w:p>
    <w:p w:rsidR="009651F8" w:rsidRDefault="009651F8" w:rsidP="00DB1FE4">
      <w:r>
        <w:rPr>
          <w:b/>
          <w:bCs/>
          <w:color w:val="7F0055"/>
        </w:rPr>
        <w:t>package</w:t>
      </w:r>
      <w:r>
        <w:t xml:space="preserve"> </w:t>
      </w:r>
      <w:proofErr w:type="spellStart"/>
      <w:r>
        <w:t>com.rollingstone.exception</w:t>
      </w:r>
      <w:proofErr w:type="spellEnd"/>
      <w:r>
        <w:t>;</w:t>
      </w:r>
    </w:p>
    <w:p w:rsidR="009651F8" w:rsidRDefault="009651F8" w:rsidP="00DB1FE4"/>
    <w:p w:rsidR="009651F8" w:rsidRDefault="009651F8" w:rsidP="00DB1FE4">
      <w:r>
        <w:rPr>
          <w:color w:val="3F5FBF"/>
        </w:rPr>
        <w:t>/**</w:t>
      </w:r>
    </w:p>
    <w:p w:rsidR="009651F8" w:rsidRDefault="009651F8" w:rsidP="00DB1FE4">
      <w:r>
        <w:rPr>
          <w:color w:val="3F5FBF"/>
        </w:rPr>
        <w:t xml:space="preserve"> * For HTTP 404 Not Found </w:t>
      </w:r>
      <w:proofErr w:type="spellStart"/>
      <w:r>
        <w:rPr>
          <w:color w:val="3F5FBF"/>
          <w:u w:val="single"/>
        </w:rPr>
        <w:t>errros</w:t>
      </w:r>
      <w:proofErr w:type="spellEnd"/>
    </w:p>
    <w:p w:rsidR="009651F8" w:rsidRDefault="009651F8" w:rsidP="00DB1FE4">
      <w:r>
        <w:rPr>
          <w:color w:val="3F5FBF"/>
        </w:rPr>
        <w:t xml:space="preserve"> */</w:t>
      </w:r>
    </w:p>
    <w:p w:rsidR="009651F8" w:rsidRDefault="009651F8" w:rsidP="00DB1FE4"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HTTP404Exception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RuntimeException</w:t>
      </w:r>
      <w:proofErr w:type="spellEnd"/>
      <w:r>
        <w:t xml:space="preserve"> {</w:t>
      </w:r>
    </w:p>
    <w:p w:rsidR="009651F8" w:rsidRDefault="009651F8" w:rsidP="00DB1FE4">
      <w:r>
        <w:t xml:space="preserve">    </w:t>
      </w:r>
      <w:r>
        <w:rPr>
          <w:color w:val="3F5FBF"/>
        </w:rPr>
        <w:t>/**</w:t>
      </w:r>
    </w:p>
    <w:p w:rsidR="009651F8" w:rsidRDefault="009651F8" w:rsidP="00DB1FE4">
      <w:r>
        <w:rPr>
          <w:color w:val="3F5FBF"/>
        </w:rPr>
        <w:tab/>
        <w:t xml:space="preserve"> * </w:t>
      </w:r>
    </w:p>
    <w:p w:rsidR="009651F8" w:rsidRDefault="009651F8" w:rsidP="00DB1FE4">
      <w:r>
        <w:rPr>
          <w:color w:val="3F5FBF"/>
        </w:rPr>
        <w:tab/>
        <w:t xml:space="preserve"> */</w:t>
      </w:r>
    </w:p>
    <w:p w:rsidR="009651F8" w:rsidRDefault="009651F8" w:rsidP="00DB1FE4"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t xml:space="preserve"> = 1L;</w:t>
      </w:r>
    </w:p>
    <w:p w:rsidR="009651F8" w:rsidRDefault="009651F8" w:rsidP="00DB1FE4"/>
    <w:p w:rsidR="009651F8" w:rsidRDefault="009651F8" w:rsidP="00DB1FE4">
      <w:r>
        <w:tab/>
      </w:r>
      <w:r>
        <w:rPr>
          <w:b/>
          <w:bCs/>
          <w:color w:val="7F0055"/>
        </w:rPr>
        <w:t>public</w:t>
      </w:r>
      <w:r>
        <w:t xml:space="preserve"> HTTP404Exception() {</w:t>
      </w:r>
    </w:p>
    <w:p w:rsidR="009651F8" w:rsidRDefault="009651F8" w:rsidP="00DB1FE4">
      <w:r>
        <w:t xml:space="preserve">        </w:t>
      </w:r>
      <w:r>
        <w:rPr>
          <w:b/>
          <w:bCs/>
          <w:color w:val="7F0055"/>
        </w:rPr>
        <w:t>super</w:t>
      </w:r>
      <w:r>
        <w:t>();</w:t>
      </w:r>
    </w:p>
    <w:p w:rsidR="009651F8" w:rsidRDefault="009651F8" w:rsidP="00DB1FE4">
      <w:r>
        <w:t xml:space="preserve">    }</w:t>
      </w:r>
    </w:p>
    <w:p w:rsidR="009651F8" w:rsidRDefault="009651F8" w:rsidP="00DB1FE4"/>
    <w:p w:rsidR="009651F8" w:rsidRDefault="009651F8" w:rsidP="00DB1FE4">
      <w:r>
        <w:t xml:space="preserve">    </w:t>
      </w:r>
      <w:r>
        <w:rPr>
          <w:b/>
          <w:bCs/>
          <w:color w:val="7F0055"/>
        </w:rPr>
        <w:t>public</w:t>
      </w:r>
      <w:r>
        <w:t xml:space="preserve"> HTTP404Exception(String </w:t>
      </w:r>
      <w:r>
        <w:rPr>
          <w:color w:val="6A3E3E"/>
        </w:rPr>
        <w:t>message</w:t>
      </w:r>
      <w:r>
        <w:t xml:space="preserve">, 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9651F8" w:rsidRDefault="009651F8" w:rsidP="00DB1FE4">
      <w:r>
        <w:t xml:space="preserve">        </w:t>
      </w:r>
      <w:r>
        <w:rPr>
          <w:b/>
          <w:bCs/>
          <w:color w:val="7F0055"/>
        </w:rPr>
        <w:t>super</w:t>
      </w:r>
      <w:r>
        <w:t>(</w:t>
      </w:r>
      <w:r>
        <w:rPr>
          <w:color w:val="6A3E3E"/>
        </w:rPr>
        <w:t>message</w:t>
      </w:r>
      <w:r>
        <w:t xml:space="preserve">, </w:t>
      </w:r>
      <w:r>
        <w:rPr>
          <w:color w:val="6A3E3E"/>
        </w:rPr>
        <w:t>cause</w:t>
      </w:r>
      <w:r>
        <w:t>);</w:t>
      </w:r>
    </w:p>
    <w:p w:rsidR="009651F8" w:rsidRDefault="009651F8" w:rsidP="00DB1FE4">
      <w:r>
        <w:t xml:space="preserve">    }</w:t>
      </w:r>
    </w:p>
    <w:p w:rsidR="009651F8" w:rsidRDefault="009651F8" w:rsidP="00DB1FE4"/>
    <w:p w:rsidR="009651F8" w:rsidRDefault="009651F8" w:rsidP="00DB1FE4">
      <w:r>
        <w:t xml:space="preserve">    </w:t>
      </w:r>
      <w:r>
        <w:rPr>
          <w:b/>
          <w:bCs/>
          <w:color w:val="7F0055"/>
        </w:rPr>
        <w:t>public</w:t>
      </w:r>
      <w:r>
        <w:t xml:space="preserve"> HTTP404Exception(String </w:t>
      </w:r>
      <w:r>
        <w:rPr>
          <w:color w:val="6A3E3E"/>
        </w:rPr>
        <w:t>message</w:t>
      </w:r>
      <w:r>
        <w:t>) {</w:t>
      </w:r>
    </w:p>
    <w:p w:rsidR="009651F8" w:rsidRDefault="009651F8" w:rsidP="00DB1FE4">
      <w:r>
        <w:t xml:space="preserve">        </w:t>
      </w:r>
      <w:r>
        <w:rPr>
          <w:b/>
          <w:bCs/>
          <w:color w:val="7F0055"/>
        </w:rPr>
        <w:t>super</w:t>
      </w:r>
      <w:r>
        <w:t>(</w:t>
      </w:r>
      <w:r>
        <w:rPr>
          <w:color w:val="6A3E3E"/>
        </w:rPr>
        <w:t>message</w:t>
      </w:r>
      <w:r>
        <w:t>);</w:t>
      </w:r>
    </w:p>
    <w:p w:rsidR="009651F8" w:rsidRDefault="009651F8" w:rsidP="00DB1FE4">
      <w:r>
        <w:t xml:space="preserve">    }</w:t>
      </w:r>
    </w:p>
    <w:p w:rsidR="009651F8" w:rsidRDefault="009651F8" w:rsidP="00DB1FE4"/>
    <w:p w:rsidR="009651F8" w:rsidRDefault="009651F8" w:rsidP="00DB1FE4">
      <w:r>
        <w:t xml:space="preserve">    </w:t>
      </w:r>
      <w:r>
        <w:rPr>
          <w:b/>
          <w:bCs/>
          <w:color w:val="7F0055"/>
        </w:rPr>
        <w:t>public</w:t>
      </w:r>
      <w:r>
        <w:t xml:space="preserve"> HTTP404Exception(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9651F8" w:rsidRDefault="009651F8" w:rsidP="00DB1FE4">
      <w:r>
        <w:t xml:space="preserve">        </w:t>
      </w:r>
      <w:r>
        <w:rPr>
          <w:b/>
          <w:bCs/>
          <w:color w:val="7F0055"/>
        </w:rPr>
        <w:t>super</w:t>
      </w:r>
      <w:r>
        <w:t>(</w:t>
      </w:r>
      <w:r>
        <w:rPr>
          <w:color w:val="6A3E3E"/>
        </w:rPr>
        <w:t>cause</w:t>
      </w:r>
      <w:r>
        <w:t>);</w:t>
      </w:r>
    </w:p>
    <w:p w:rsidR="009651F8" w:rsidRDefault="009651F8" w:rsidP="00DB1FE4">
      <w:r>
        <w:t xml:space="preserve">    }</w:t>
      </w:r>
    </w:p>
    <w:p w:rsidR="009651F8" w:rsidRDefault="009651F8" w:rsidP="00DB1FE4"/>
    <w:p w:rsidR="009651F8" w:rsidRDefault="009651F8" w:rsidP="00DB1FE4">
      <w:r>
        <w:t>}</w:t>
      </w:r>
    </w:p>
    <w:p w:rsidR="009651F8" w:rsidRDefault="009651F8" w:rsidP="009651F8">
      <w:pPr>
        <w:pStyle w:val="StyleHeading114ptBoldUnderlineLeft"/>
      </w:pPr>
    </w:p>
    <w:p w:rsidR="00D23221" w:rsidRDefault="00D23221">
      <w:r>
        <w:br w:type="page"/>
      </w:r>
    </w:p>
    <w:p w:rsidR="00D23221" w:rsidRDefault="00D23221" w:rsidP="00D23221">
      <w:pPr>
        <w:pStyle w:val="StyleHeading114ptBoldUnderlineLeft"/>
      </w:pPr>
      <w:bookmarkStart w:id="337" w:name="_Toc476586576"/>
      <w:r w:rsidRPr="00EA03DE">
        <w:lastRenderedPageBreak/>
        <w:t>1.</w:t>
      </w:r>
      <w:r>
        <w:t>30</w:t>
      </w:r>
      <w:r w:rsidRPr="00EA03DE">
        <w:t xml:space="preserve"> </w:t>
      </w:r>
      <w:r>
        <w:t xml:space="preserve">–Create </w:t>
      </w:r>
      <w:proofErr w:type="spellStart"/>
      <w:r w:rsidRPr="00DB1FE4">
        <w:t>PersonRepository</w:t>
      </w:r>
      <w:proofErr w:type="spellEnd"/>
      <w:r w:rsidRPr="00DB1FE4">
        <w:t xml:space="preserve"> interface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spellStart"/>
      <w:r>
        <w:t>dao.jpa</w:t>
      </w:r>
      <w:proofErr w:type="spellEnd"/>
      <w:r>
        <w:t xml:space="preserve">  package</w:t>
      </w:r>
      <w:bookmarkEnd w:id="337"/>
    </w:p>
    <w:p w:rsidR="00026574" w:rsidRDefault="00026574"/>
    <w:p w:rsidR="00026574" w:rsidRDefault="00026574">
      <w:r>
        <w:t xml:space="preserve">package </w:t>
      </w:r>
      <w:proofErr w:type="spellStart"/>
      <w:r>
        <w:t>com.rollingstone.dao.jpa</w:t>
      </w:r>
      <w:proofErr w:type="spellEnd"/>
      <w:r>
        <w:t>;</w:t>
      </w:r>
    </w:p>
    <w:p w:rsidR="00026574" w:rsidRDefault="00026574"/>
    <w:p w:rsidR="00026574" w:rsidRDefault="00026574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026574" w:rsidRDefault="00026574"/>
    <w:p w:rsidR="00026574" w:rsidRDefault="00026574">
      <w:r>
        <w:t xml:space="preserve">import </w:t>
      </w:r>
      <w:proofErr w:type="spellStart"/>
      <w:r>
        <w:t>org.springframework.data.domain.Page</w:t>
      </w:r>
      <w:proofErr w:type="spellEnd"/>
      <w:r>
        <w:t>;</w:t>
      </w:r>
    </w:p>
    <w:p w:rsidR="00026574" w:rsidRDefault="00026574">
      <w:r>
        <w:t xml:space="preserve">import </w:t>
      </w:r>
      <w:proofErr w:type="spellStart"/>
      <w:r>
        <w:t>org.springframework.data.domain.Pageable</w:t>
      </w:r>
      <w:proofErr w:type="spellEnd"/>
      <w:r>
        <w:t>;</w:t>
      </w:r>
    </w:p>
    <w:p w:rsidR="00026574" w:rsidRDefault="00026574">
      <w:r>
        <w:t xml:space="preserve">import </w:t>
      </w:r>
      <w:proofErr w:type="spellStart"/>
      <w:r>
        <w:t>org.springframework.data.repository.PagingAndSortingRepository</w:t>
      </w:r>
      <w:proofErr w:type="spellEnd"/>
      <w:r>
        <w:t>;</w:t>
      </w:r>
    </w:p>
    <w:p w:rsidR="00026574" w:rsidRDefault="00026574"/>
    <w:p w:rsidR="00026574" w:rsidRDefault="00026574">
      <w:r>
        <w:t xml:space="preserve">import </w:t>
      </w:r>
      <w:proofErr w:type="spellStart"/>
      <w:r>
        <w:t>com.rollingstone.domain.Person</w:t>
      </w:r>
      <w:proofErr w:type="spellEnd"/>
      <w:r>
        <w:t>;</w:t>
      </w:r>
    </w:p>
    <w:p w:rsidR="00026574" w:rsidRDefault="00026574"/>
    <w:p w:rsidR="00026574" w:rsidRDefault="00026574"/>
    <w:p w:rsidR="00026574" w:rsidRDefault="00026574">
      <w:r>
        <w:t xml:space="preserve">public interface </w:t>
      </w:r>
      <w:proofErr w:type="spellStart"/>
      <w:r>
        <w:t>PersonRepository</w:t>
      </w:r>
      <w:proofErr w:type="spellEnd"/>
      <w:r>
        <w:t xml:space="preserve"> extends </w:t>
      </w:r>
      <w:proofErr w:type="spellStart"/>
      <w:r>
        <w:t>PagingAndSortingRepository</w:t>
      </w:r>
      <w:proofErr w:type="spellEnd"/>
      <w:r>
        <w:t>&lt;Person, Long&gt; {</w:t>
      </w:r>
    </w:p>
    <w:p w:rsidR="00026574" w:rsidRDefault="00026574">
      <w:r>
        <w:t xml:space="preserve">    Person </w:t>
      </w:r>
      <w:proofErr w:type="spellStart"/>
      <w:r>
        <w:t>findPersopnByage</w:t>
      </w:r>
      <w:proofErr w:type="spellEnd"/>
      <w:r>
        <w:t>(int age);</w:t>
      </w:r>
    </w:p>
    <w:p w:rsidR="00026574" w:rsidRDefault="00026574">
      <w:r>
        <w:t xml:space="preserve">    List&lt;Person&gt; </w:t>
      </w:r>
      <w:proofErr w:type="spellStart"/>
      <w:r>
        <w:t>findPersonByLastName</w:t>
      </w:r>
      <w:proofErr w:type="spellEnd"/>
      <w:r>
        <w:t xml:space="preserve">(String </w:t>
      </w:r>
      <w:proofErr w:type="spellStart"/>
      <w:r>
        <w:t>lastName</w:t>
      </w:r>
      <w:proofErr w:type="spellEnd"/>
      <w:r>
        <w:t>);</w:t>
      </w:r>
    </w:p>
    <w:p w:rsidR="00026574" w:rsidRDefault="00026574">
      <w:r>
        <w:t xml:space="preserve">    Page </w:t>
      </w:r>
      <w:proofErr w:type="spellStart"/>
      <w:r>
        <w:t>findAll</w:t>
      </w:r>
      <w:proofErr w:type="spellEnd"/>
      <w:r>
        <w:t>(</w:t>
      </w:r>
      <w:proofErr w:type="spellStart"/>
      <w:r>
        <w:t>Pageable</w:t>
      </w:r>
      <w:proofErr w:type="spellEnd"/>
      <w:r>
        <w:t xml:space="preserve"> </w:t>
      </w:r>
      <w:proofErr w:type="spellStart"/>
      <w:r>
        <w:t>pageable</w:t>
      </w:r>
      <w:proofErr w:type="spellEnd"/>
      <w:r>
        <w:t>);</w:t>
      </w:r>
    </w:p>
    <w:p w:rsidR="00026574" w:rsidRDefault="00026574">
      <w:r>
        <w:t>}</w:t>
      </w:r>
    </w:p>
    <w:p w:rsidR="00462E35" w:rsidRDefault="00462E35" w:rsidP="00026574"/>
    <w:p w:rsidR="00462E35" w:rsidRDefault="00462E35">
      <w:r>
        <w:br w:type="page"/>
      </w:r>
    </w:p>
    <w:p w:rsidR="00462E35" w:rsidRDefault="00462E35" w:rsidP="00462E35">
      <w:pPr>
        <w:pStyle w:val="StyleHeading114ptBoldUnderlineLeft"/>
      </w:pPr>
      <w:bookmarkStart w:id="338" w:name="_Toc476586577"/>
      <w:r w:rsidRPr="00EA03DE">
        <w:lastRenderedPageBreak/>
        <w:t>1.</w:t>
      </w:r>
      <w:r>
        <w:t>31</w:t>
      </w:r>
      <w:r w:rsidRPr="00EA03DE">
        <w:t xml:space="preserve"> </w:t>
      </w:r>
      <w:r>
        <w:t xml:space="preserve">–Create </w:t>
      </w:r>
      <w:proofErr w:type="spellStart"/>
      <w:r>
        <w:t>ServiceProperties</w:t>
      </w:r>
      <w:proofErr w:type="spellEnd"/>
      <w:r>
        <w:t xml:space="preserve"> class in the service  package</w:t>
      </w:r>
      <w:bookmarkEnd w:id="338"/>
    </w:p>
    <w:p w:rsidR="00462E35" w:rsidRDefault="00462E35" w:rsidP="00026574"/>
    <w:p w:rsidR="00462E35" w:rsidRDefault="00462E35" w:rsidP="00026574"/>
    <w:p w:rsidR="00462E35" w:rsidRDefault="00462E35">
      <w:r>
        <w:t xml:space="preserve">package </w:t>
      </w:r>
      <w:proofErr w:type="spellStart"/>
      <w:r>
        <w:t>com.rollingstone.service</w:t>
      </w:r>
      <w:proofErr w:type="spellEnd"/>
      <w:r>
        <w:t>;</w:t>
      </w:r>
    </w:p>
    <w:p w:rsidR="00462E35" w:rsidRDefault="00462E35"/>
    <w:p w:rsidR="00462E35" w:rsidRDefault="00462E35">
      <w:r>
        <w:t>import org.springframework.boot.context.properties.ConfigurationProperties;</w:t>
      </w:r>
    </w:p>
    <w:p w:rsidR="00462E35" w:rsidRDefault="00462E35">
      <w:r>
        <w:t xml:space="preserve">import </w:t>
      </w:r>
      <w:proofErr w:type="spellStart"/>
      <w:r>
        <w:t>org.springframework.stereotype.Component</w:t>
      </w:r>
      <w:proofErr w:type="spellEnd"/>
      <w:r>
        <w:t>;</w:t>
      </w:r>
    </w:p>
    <w:p w:rsidR="00462E35" w:rsidRDefault="00462E35"/>
    <w:p w:rsidR="00462E35" w:rsidRDefault="00462E35">
      <w:r>
        <w:t xml:space="preserve">import </w:t>
      </w:r>
      <w:proofErr w:type="spellStart"/>
      <w:r>
        <w:t>javax.validation.constraints.NotNull</w:t>
      </w:r>
      <w:proofErr w:type="spellEnd"/>
      <w:r>
        <w:t>;</w:t>
      </w:r>
    </w:p>
    <w:p w:rsidR="00462E35" w:rsidRDefault="00462E35"/>
    <w:p w:rsidR="00462E35" w:rsidRDefault="00462E35">
      <w:r>
        <w:t>/*</w:t>
      </w:r>
    </w:p>
    <w:p w:rsidR="00462E35" w:rsidRDefault="00462E35">
      <w:r>
        <w:t xml:space="preserve"> * demonstrates how service-specific properties can be injected</w:t>
      </w:r>
    </w:p>
    <w:p w:rsidR="00462E35" w:rsidRDefault="00462E35">
      <w:r>
        <w:t xml:space="preserve"> */</w:t>
      </w:r>
    </w:p>
    <w:p w:rsidR="00462E35" w:rsidRDefault="00462E35">
      <w:r>
        <w:t>@</w:t>
      </w:r>
      <w:proofErr w:type="spellStart"/>
      <w:r>
        <w:t>ConfigurationProperties</w:t>
      </w:r>
      <w:proofErr w:type="spellEnd"/>
      <w:r>
        <w:t>(prefix = "</w:t>
      </w:r>
      <w:proofErr w:type="spellStart"/>
      <w:r>
        <w:t>person.service</w:t>
      </w:r>
      <w:proofErr w:type="spellEnd"/>
      <w:r>
        <w:t xml:space="preserve">", </w:t>
      </w:r>
      <w:proofErr w:type="spellStart"/>
      <w:r>
        <w:t>ignoreUnknownFields</w:t>
      </w:r>
      <w:proofErr w:type="spellEnd"/>
      <w:r>
        <w:t xml:space="preserve"> = false)</w:t>
      </w:r>
    </w:p>
    <w:p w:rsidR="00462E35" w:rsidRDefault="00462E35">
      <w:r>
        <w:t>@Component</w:t>
      </w:r>
    </w:p>
    <w:p w:rsidR="00462E35" w:rsidRDefault="00462E35">
      <w:r>
        <w:t xml:space="preserve">public class </w:t>
      </w:r>
      <w:proofErr w:type="spellStart"/>
      <w:r>
        <w:t>ServiceProperties</w:t>
      </w:r>
      <w:proofErr w:type="spellEnd"/>
      <w:r>
        <w:t xml:space="preserve"> {</w:t>
      </w:r>
    </w:p>
    <w:p w:rsidR="00462E35" w:rsidRDefault="00462E35"/>
    <w:p w:rsidR="00462E35" w:rsidRDefault="00462E35">
      <w:r>
        <w:t xml:space="preserve">    @</w:t>
      </w:r>
      <w:proofErr w:type="spellStart"/>
      <w:r>
        <w:t>NotNull</w:t>
      </w:r>
      <w:proofErr w:type="spellEnd"/>
      <w:r>
        <w:t xml:space="preserve"> // you can also create </w:t>
      </w:r>
      <w:proofErr w:type="spellStart"/>
      <w:r>
        <w:t>configurationPropertiesValidator</w:t>
      </w:r>
      <w:proofErr w:type="spellEnd"/>
    </w:p>
    <w:p w:rsidR="00462E35" w:rsidRDefault="00462E35">
      <w:r>
        <w:tab/>
        <w:t>private String name = "Empty";</w:t>
      </w:r>
    </w:p>
    <w:p w:rsidR="00462E35" w:rsidRDefault="00462E35"/>
    <w:p w:rsidR="00462E35" w:rsidRDefault="00462E35">
      <w:r>
        <w:tab/>
        <w:t xml:space="preserve">public String </w:t>
      </w:r>
      <w:proofErr w:type="spellStart"/>
      <w:r>
        <w:t>getName</w:t>
      </w:r>
      <w:proofErr w:type="spellEnd"/>
      <w:r>
        <w:t>() {</w:t>
      </w:r>
    </w:p>
    <w:p w:rsidR="00462E35" w:rsidRDefault="00462E35">
      <w:r>
        <w:tab/>
      </w:r>
      <w:r>
        <w:tab/>
        <w:t>return this.name;</w:t>
      </w:r>
    </w:p>
    <w:p w:rsidR="00462E35" w:rsidRDefault="00462E35">
      <w:r>
        <w:tab/>
        <w:t>}</w:t>
      </w:r>
    </w:p>
    <w:p w:rsidR="00462E35" w:rsidRDefault="00462E35"/>
    <w:p w:rsidR="00462E35" w:rsidRDefault="00462E35">
      <w:r>
        <w:tab/>
        <w:t xml:space="preserve">public void </w:t>
      </w:r>
      <w:proofErr w:type="spellStart"/>
      <w:r>
        <w:t>setName</w:t>
      </w:r>
      <w:proofErr w:type="spellEnd"/>
      <w:r>
        <w:t>(String name) {</w:t>
      </w:r>
    </w:p>
    <w:p w:rsidR="00462E35" w:rsidRDefault="00462E35">
      <w:r>
        <w:tab/>
      </w:r>
      <w:r>
        <w:tab/>
        <w:t>this.name = name;</w:t>
      </w:r>
    </w:p>
    <w:p w:rsidR="00462E35" w:rsidRDefault="00462E35">
      <w:r>
        <w:tab/>
        <w:t>}</w:t>
      </w:r>
    </w:p>
    <w:p w:rsidR="00462E35" w:rsidRDefault="00462E35"/>
    <w:p w:rsidR="00D23221" w:rsidRDefault="00462E3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t>}</w:t>
      </w:r>
      <w:r w:rsidR="00D23221">
        <w:br w:type="page"/>
      </w:r>
    </w:p>
    <w:p w:rsidR="00F444ED" w:rsidRDefault="00F444ED" w:rsidP="00F444ED">
      <w:pPr>
        <w:pStyle w:val="StyleHeading114ptBoldUnderlineLeft"/>
      </w:pPr>
      <w:bookmarkStart w:id="339" w:name="_Toc476586578"/>
      <w:r w:rsidRPr="00EA03DE">
        <w:lastRenderedPageBreak/>
        <w:t>1.</w:t>
      </w:r>
      <w:r>
        <w:t>32</w:t>
      </w:r>
      <w:r w:rsidRPr="00EA03DE">
        <w:t xml:space="preserve"> </w:t>
      </w:r>
      <w:r>
        <w:t xml:space="preserve">–Create </w:t>
      </w:r>
      <w:proofErr w:type="spellStart"/>
      <w:r>
        <w:t>PersonServiceHealth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>in the service  package</w:t>
      </w:r>
      <w:bookmarkEnd w:id="339"/>
    </w:p>
    <w:p w:rsidR="00F444ED" w:rsidRDefault="00F444ED"/>
    <w:p w:rsidR="00F444ED" w:rsidRDefault="00F444ED">
      <w:r>
        <w:t xml:space="preserve">package </w:t>
      </w:r>
      <w:proofErr w:type="spellStart"/>
      <w:r>
        <w:t>com.rollingstone.service</w:t>
      </w:r>
      <w:proofErr w:type="spellEnd"/>
      <w:r>
        <w:t>;</w:t>
      </w:r>
    </w:p>
    <w:p w:rsidR="00F444ED" w:rsidRDefault="00F444ED"/>
    <w:p w:rsidR="00F444ED" w:rsidRDefault="00F444ED"/>
    <w:p w:rsidR="00F444ED" w:rsidRDefault="00F444ED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F444ED" w:rsidRDefault="00F444ED">
      <w:r>
        <w:t xml:space="preserve">import </w:t>
      </w:r>
      <w:proofErr w:type="spellStart"/>
      <w:r>
        <w:t>org.springframework.boot.actuate.health.Health</w:t>
      </w:r>
      <w:proofErr w:type="spellEnd"/>
      <w:r>
        <w:t>;</w:t>
      </w:r>
    </w:p>
    <w:p w:rsidR="00F444ED" w:rsidRDefault="00F444ED">
      <w:r>
        <w:t xml:space="preserve">import </w:t>
      </w:r>
      <w:proofErr w:type="spellStart"/>
      <w:r>
        <w:t>org.springframework.boot.actuate.health.HealthIndicator</w:t>
      </w:r>
      <w:proofErr w:type="spellEnd"/>
      <w:r>
        <w:t>;</w:t>
      </w:r>
    </w:p>
    <w:p w:rsidR="00F444ED" w:rsidRDefault="00F444ED">
      <w:r>
        <w:t xml:space="preserve">import </w:t>
      </w:r>
      <w:proofErr w:type="spellStart"/>
      <w:r>
        <w:t>org.springframework.stereotype.Component</w:t>
      </w:r>
      <w:proofErr w:type="spellEnd"/>
      <w:r>
        <w:t>;</w:t>
      </w:r>
    </w:p>
    <w:p w:rsidR="00F444ED" w:rsidRDefault="00F444ED"/>
    <w:p w:rsidR="00F444ED" w:rsidRDefault="00F444ED">
      <w:r>
        <w:t>/**</w:t>
      </w:r>
    </w:p>
    <w:p w:rsidR="00F444ED" w:rsidRDefault="00F444ED">
      <w:r>
        <w:t xml:space="preserve"> * This is an optional class used to inject application specific health check</w:t>
      </w:r>
    </w:p>
    <w:p w:rsidR="00F444ED" w:rsidRDefault="00F444ED">
      <w:r>
        <w:t xml:space="preserve"> * into the Spring Boot health management endpoint.</w:t>
      </w:r>
    </w:p>
    <w:p w:rsidR="00F444ED" w:rsidRDefault="00F444ED">
      <w:r>
        <w:t xml:space="preserve"> */</w:t>
      </w:r>
    </w:p>
    <w:p w:rsidR="00F444ED" w:rsidRDefault="00F444ED">
      <w:r>
        <w:t>@Component</w:t>
      </w:r>
    </w:p>
    <w:p w:rsidR="00F444ED" w:rsidRDefault="00F444ED">
      <w:r>
        <w:t xml:space="preserve">public class </w:t>
      </w:r>
      <w:proofErr w:type="spellStart"/>
      <w:r>
        <w:t>PersonServiceHealth</w:t>
      </w:r>
      <w:proofErr w:type="spellEnd"/>
      <w:r>
        <w:t xml:space="preserve"> implements </w:t>
      </w:r>
      <w:proofErr w:type="spellStart"/>
      <w:r>
        <w:t>HealthIndicator</w:t>
      </w:r>
      <w:proofErr w:type="spellEnd"/>
      <w:r>
        <w:t xml:space="preserve"> {</w:t>
      </w:r>
    </w:p>
    <w:p w:rsidR="00F444ED" w:rsidRDefault="00F444ED"/>
    <w:p w:rsidR="00F444ED" w:rsidRDefault="00F444ED">
      <w:r>
        <w:t xml:space="preserve">    @</w:t>
      </w:r>
      <w:proofErr w:type="spellStart"/>
      <w:r>
        <w:t>Autowired</w:t>
      </w:r>
      <w:proofErr w:type="spellEnd"/>
    </w:p>
    <w:p w:rsidR="00F444ED" w:rsidRDefault="00F444ED">
      <w:r>
        <w:t xml:space="preserve">    private </w:t>
      </w:r>
      <w:proofErr w:type="spellStart"/>
      <w:r>
        <w:t>ServiceProperties</w:t>
      </w:r>
      <w:proofErr w:type="spellEnd"/>
      <w:r>
        <w:t xml:space="preserve"> configuration;</w:t>
      </w:r>
    </w:p>
    <w:p w:rsidR="00F444ED" w:rsidRDefault="00F444ED"/>
    <w:p w:rsidR="00F444ED" w:rsidRDefault="00F444ED">
      <w:r>
        <w:t xml:space="preserve">    // extend this to create an application-specific health check according to http://goo.gl/vt8I7O</w:t>
      </w:r>
    </w:p>
    <w:p w:rsidR="00F444ED" w:rsidRDefault="00F444ED">
      <w:r>
        <w:t xml:space="preserve">    @Override</w:t>
      </w:r>
    </w:p>
    <w:p w:rsidR="00F444ED" w:rsidRDefault="00F444ED">
      <w:r>
        <w:t xml:space="preserve">    public Health health() {</w:t>
      </w:r>
    </w:p>
    <w:p w:rsidR="00F444ED" w:rsidRDefault="00F444ED">
      <w:r>
        <w:t xml:space="preserve">        return </w:t>
      </w:r>
      <w:proofErr w:type="spellStart"/>
      <w:r>
        <w:t>Health.up</w:t>
      </w:r>
      <w:proofErr w:type="spellEnd"/>
      <w:r>
        <w:t>().</w:t>
      </w:r>
      <w:proofErr w:type="spellStart"/>
      <w:r>
        <w:t>withDetail</w:t>
      </w:r>
      <w:proofErr w:type="spellEnd"/>
      <w:r>
        <w:t xml:space="preserve">("details", "{ 'internals' : 'getting close to limit', 'profile' : '" + </w:t>
      </w:r>
      <w:proofErr w:type="spellStart"/>
      <w:r>
        <w:t>this.configuration.getName</w:t>
      </w:r>
      <w:proofErr w:type="spellEnd"/>
      <w:r>
        <w:t>() + "' }").status("</w:t>
      </w:r>
      <w:proofErr w:type="spellStart"/>
      <w:r>
        <w:t>itsok</w:t>
      </w:r>
      <w:proofErr w:type="spellEnd"/>
      <w:r>
        <w:t>!").build();</w:t>
      </w:r>
    </w:p>
    <w:p w:rsidR="00F444ED" w:rsidRDefault="00F444ED">
      <w:r>
        <w:t xml:space="preserve">    }</w:t>
      </w:r>
    </w:p>
    <w:p w:rsidR="00F444ED" w:rsidRDefault="00F444ED"/>
    <w:p w:rsidR="00D23221" w:rsidRDefault="00F444E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t>}</w:t>
      </w:r>
      <w:r w:rsidR="00D23221">
        <w:br w:type="page"/>
      </w:r>
    </w:p>
    <w:p w:rsidR="008D3D62" w:rsidRDefault="008D3D62" w:rsidP="008D3D62">
      <w:pPr>
        <w:pStyle w:val="StyleHeading114ptBoldUnderlineLeft"/>
      </w:pPr>
      <w:bookmarkStart w:id="340" w:name="_Toc476586579"/>
      <w:r w:rsidRPr="00EA03DE">
        <w:lastRenderedPageBreak/>
        <w:t>1.</w:t>
      </w:r>
      <w:r>
        <w:t>33</w:t>
      </w:r>
      <w:r w:rsidRPr="00EA03DE">
        <w:t xml:space="preserve"> </w:t>
      </w:r>
      <w:r>
        <w:t xml:space="preserve">–Create </w:t>
      </w:r>
      <w:proofErr w:type="spellStart"/>
      <w:r>
        <w:t>PersonService</w:t>
      </w:r>
      <w:r w:rsidR="00BB6E98">
        <w:t>Event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>in the service  package</w:t>
      </w:r>
      <w:bookmarkEnd w:id="340"/>
    </w:p>
    <w:p w:rsidR="009651F8" w:rsidRDefault="009651F8" w:rsidP="009651F8">
      <w:pPr>
        <w:pStyle w:val="StyleHeading114ptBoldUnderlineLeft"/>
      </w:pPr>
    </w:p>
    <w:p w:rsidR="00974881" w:rsidRDefault="00974881" w:rsidP="00195EC0">
      <w:pPr>
        <w:pStyle w:val="StyleHeading114ptBoldUnderlineLeft"/>
      </w:pPr>
    </w:p>
    <w:p w:rsidR="008D3D62" w:rsidRDefault="008D3D62">
      <w:r>
        <w:t xml:space="preserve">package </w:t>
      </w:r>
      <w:proofErr w:type="spellStart"/>
      <w:r>
        <w:t>com.rollingstone.service</w:t>
      </w:r>
      <w:proofErr w:type="spellEnd"/>
      <w:r>
        <w:t>;</w:t>
      </w:r>
    </w:p>
    <w:p w:rsidR="008D3D62" w:rsidRDefault="008D3D62"/>
    <w:p w:rsidR="008D3D62" w:rsidRDefault="008D3D62">
      <w:r>
        <w:t xml:space="preserve">import </w:t>
      </w:r>
      <w:proofErr w:type="spellStart"/>
      <w:r>
        <w:t>org.springframework.context.ApplicationEvent</w:t>
      </w:r>
      <w:proofErr w:type="spellEnd"/>
      <w:r>
        <w:t>;</w:t>
      </w:r>
    </w:p>
    <w:p w:rsidR="008D3D62" w:rsidRDefault="008D3D62"/>
    <w:p w:rsidR="008D3D62" w:rsidRDefault="008D3D62">
      <w:r>
        <w:t xml:space="preserve">import </w:t>
      </w:r>
      <w:proofErr w:type="spellStart"/>
      <w:r>
        <w:t>com.rollingstone.domain.Person</w:t>
      </w:r>
      <w:proofErr w:type="spellEnd"/>
      <w:r>
        <w:t>;</w:t>
      </w:r>
    </w:p>
    <w:p w:rsidR="008D3D62" w:rsidRDefault="008D3D62"/>
    <w:p w:rsidR="008D3D62" w:rsidRDefault="008D3D62">
      <w:r>
        <w:t>/**</w:t>
      </w:r>
    </w:p>
    <w:p w:rsidR="008D3D62" w:rsidRDefault="008D3D62">
      <w:r>
        <w:t xml:space="preserve"> * This is an optional class used in publishing application events.</w:t>
      </w:r>
    </w:p>
    <w:p w:rsidR="008D3D62" w:rsidRDefault="008D3D62">
      <w:r>
        <w:t xml:space="preserve"> * This can be used to inject events into the Spring Boot audit management endpoint.</w:t>
      </w:r>
    </w:p>
    <w:p w:rsidR="008D3D62" w:rsidRDefault="008D3D62">
      <w:r>
        <w:t xml:space="preserve"> */</w:t>
      </w:r>
    </w:p>
    <w:p w:rsidR="008D3D62" w:rsidRDefault="008D3D62">
      <w:r>
        <w:t xml:space="preserve">public class </w:t>
      </w:r>
      <w:proofErr w:type="spellStart"/>
      <w:r>
        <w:t>PersonServiceEvent</w:t>
      </w:r>
      <w:proofErr w:type="spellEnd"/>
      <w:r>
        <w:t xml:space="preserve"> extends </w:t>
      </w:r>
      <w:proofErr w:type="spellStart"/>
      <w:r>
        <w:t>ApplicationEvent</w:t>
      </w:r>
      <w:proofErr w:type="spellEnd"/>
      <w:r>
        <w:t xml:space="preserve"> {</w:t>
      </w:r>
    </w:p>
    <w:p w:rsidR="008D3D62" w:rsidRDefault="008D3D62"/>
    <w:p w:rsidR="008D3D62" w:rsidRDefault="008D3D62">
      <w:r>
        <w:tab/>
        <w:t xml:space="preserve">Person </w:t>
      </w:r>
      <w:proofErr w:type="spellStart"/>
      <w:r>
        <w:t>eventPerson</w:t>
      </w:r>
      <w:proofErr w:type="spellEnd"/>
      <w:r>
        <w:t>;</w:t>
      </w:r>
    </w:p>
    <w:p w:rsidR="008D3D62" w:rsidRDefault="008D3D62">
      <w:r>
        <w:tab/>
        <w:t xml:space="preserve">String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ab/>
      </w:r>
    </w:p>
    <w:p w:rsidR="008D3D62" w:rsidRDefault="008D3D62">
      <w:r>
        <w:t xml:space="preserve">    public </w:t>
      </w:r>
      <w:proofErr w:type="spellStart"/>
      <w:r>
        <w:t>PersonServiceEvent</w:t>
      </w:r>
      <w:proofErr w:type="spellEnd"/>
      <w:r>
        <w:t xml:space="preserve">(Object source, String </w:t>
      </w:r>
      <w:proofErr w:type="spellStart"/>
      <w:r>
        <w:t>eventType</w:t>
      </w:r>
      <w:proofErr w:type="spellEnd"/>
      <w:r>
        <w:t>, Person person) {</w:t>
      </w:r>
    </w:p>
    <w:p w:rsidR="008D3D62" w:rsidRDefault="008D3D62">
      <w:r>
        <w:t xml:space="preserve">        super(source);</w:t>
      </w:r>
    </w:p>
    <w:p w:rsidR="008D3D62" w:rsidRDefault="008D3D62">
      <w:r>
        <w:t xml:space="preserve">        </w:t>
      </w:r>
      <w:proofErr w:type="spellStart"/>
      <w:r>
        <w:t>this.eventType</w:t>
      </w:r>
      <w:proofErr w:type="spellEnd"/>
      <w:r>
        <w:t xml:space="preserve"> =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 xml:space="preserve">        </w:t>
      </w:r>
      <w:proofErr w:type="spellStart"/>
      <w:r>
        <w:t>this.eventPerson</w:t>
      </w:r>
      <w:proofErr w:type="spellEnd"/>
      <w:r>
        <w:t xml:space="preserve"> = person;</w:t>
      </w:r>
    </w:p>
    <w:p w:rsidR="008D3D62" w:rsidRDefault="008D3D62">
      <w:r>
        <w:t xml:space="preserve">    }</w:t>
      </w:r>
    </w:p>
    <w:p w:rsidR="008D3D62" w:rsidRDefault="008D3D62"/>
    <w:p w:rsidR="008D3D62" w:rsidRDefault="008D3D62">
      <w:r>
        <w:t xml:space="preserve">    public String toString() {</w:t>
      </w:r>
    </w:p>
    <w:p w:rsidR="008D3D62" w:rsidRDefault="008D3D62">
      <w:r>
        <w:t xml:space="preserve">        return "My </w:t>
      </w:r>
      <w:proofErr w:type="spellStart"/>
      <w:r>
        <w:t>PErsonService</w:t>
      </w:r>
      <w:proofErr w:type="spellEnd"/>
      <w:r>
        <w:t xml:space="preserve"> Event";</w:t>
      </w:r>
    </w:p>
    <w:p w:rsidR="008D3D62" w:rsidRDefault="008D3D62">
      <w:r>
        <w:t xml:space="preserve">    }</w:t>
      </w:r>
    </w:p>
    <w:p w:rsidR="008D3D62" w:rsidRDefault="008D3D62"/>
    <w:p w:rsidR="008D3D62" w:rsidRDefault="008D3D62">
      <w:r>
        <w:tab/>
        <w:t xml:space="preserve">public Person </w:t>
      </w:r>
      <w:proofErr w:type="spellStart"/>
      <w:r>
        <w:t>getEventPerson</w:t>
      </w:r>
      <w:proofErr w:type="spellEnd"/>
      <w:r>
        <w:t>() {</w:t>
      </w:r>
    </w:p>
    <w:p w:rsidR="008D3D62" w:rsidRDefault="008D3D62">
      <w:r>
        <w:tab/>
      </w:r>
      <w:r>
        <w:tab/>
        <w:t xml:space="preserve">return </w:t>
      </w:r>
      <w:proofErr w:type="spellStart"/>
      <w:r>
        <w:t>eventPerson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/>
    <w:p w:rsidR="008D3D62" w:rsidRDefault="008D3D62">
      <w:r>
        <w:tab/>
        <w:t xml:space="preserve">public void </w:t>
      </w:r>
      <w:proofErr w:type="spellStart"/>
      <w:r>
        <w:t>setEventPerson</w:t>
      </w:r>
      <w:proofErr w:type="spellEnd"/>
      <w:r>
        <w:t xml:space="preserve">(Person </w:t>
      </w:r>
      <w:proofErr w:type="spellStart"/>
      <w:r>
        <w:t>eventPerson</w:t>
      </w:r>
      <w:proofErr w:type="spellEnd"/>
      <w:r>
        <w:t>) {</w:t>
      </w:r>
    </w:p>
    <w:p w:rsidR="008D3D62" w:rsidRDefault="008D3D62">
      <w:r>
        <w:tab/>
      </w:r>
      <w:r>
        <w:tab/>
      </w:r>
      <w:proofErr w:type="spellStart"/>
      <w:r>
        <w:t>this.eventPerson</w:t>
      </w:r>
      <w:proofErr w:type="spellEnd"/>
      <w:r>
        <w:t xml:space="preserve"> = </w:t>
      </w:r>
      <w:proofErr w:type="spellStart"/>
      <w:r>
        <w:t>eventPerson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/>
    <w:p w:rsidR="008D3D62" w:rsidRDefault="008D3D62">
      <w:r>
        <w:tab/>
        <w:t xml:space="preserve">public String </w:t>
      </w:r>
      <w:proofErr w:type="spellStart"/>
      <w:r>
        <w:t>getEventType</w:t>
      </w:r>
      <w:proofErr w:type="spellEnd"/>
      <w:r>
        <w:t>() {</w:t>
      </w:r>
    </w:p>
    <w:p w:rsidR="008D3D62" w:rsidRDefault="008D3D62">
      <w:r>
        <w:tab/>
      </w:r>
      <w:r>
        <w:tab/>
        <w:t xml:space="preserve">return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/>
    <w:p w:rsidR="008D3D62" w:rsidRDefault="008D3D62">
      <w:r>
        <w:tab/>
        <w:t xml:space="preserve">public void </w:t>
      </w:r>
      <w:proofErr w:type="spellStart"/>
      <w:r>
        <w:t>setEventType</w:t>
      </w:r>
      <w:proofErr w:type="spellEnd"/>
      <w:r>
        <w:t xml:space="preserve">(String </w:t>
      </w:r>
      <w:proofErr w:type="spellStart"/>
      <w:r>
        <w:t>eventType</w:t>
      </w:r>
      <w:proofErr w:type="spellEnd"/>
      <w:r>
        <w:t>) {</w:t>
      </w:r>
    </w:p>
    <w:p w:rsidR="008D3D62" w:rsidRDefault="008D3D62">
      <w:r>
        <w:tab/>
      </w:r>
      <w:r>
        <w:tab/>
      </w:r>
      <w:proofErr w:type="spellStart"/>
      <w:r>
        <w:t>this.eventType</w:t>
      </w:r>
      <w:proofErr w:type="spellEnd"/>
      <w:r>
        <w:t xml:space="preserve"> =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>
      <w:r>
        <w:t xml:space="preserve">    </w:t>
      </w:r>
    </w:p>
    <w:p w:rsidR="008D3D62" w:rsidRDefault="008D3D62">
      <w:r>
        <w:t xml:space="preserve">    </w:t>
      </w:r>
    </w:p>
    <w:p w:rsidR="00BB6E98" w:rsidRDefault="008D3D62">
      <w:r>
        <w:lastRenderedPageBreak/>
        <w:t>}</w:t>
      </w:r>
    </w:p>
    <w:p w:rsidR="00BB6E98" w:rsidRDefault="00BB6E98" w:rsidP="008D3D62"/>
    <w:p w:rsidR="00BB6E98" w:rsidRDefault="00BB6E98" w:rsidP="00BB6E98">
      <w:pPr>
        <w:pStyle w:val="StyleHeading114ptBoldUnderlineLeft"/>
      </w:pPr>
      <w:bookmarkStart w:id="341" w:name="_Toc476586580"/>
      <w:r w:rsidRPr="00EA03DE">
        <w:t>1.</w:t>
      </w:r>
      <w:r>
        <w:t>34</w:t>
      </w:r>
      <w:r w:rsidRPr="00EA03DE">
        <w:t xml:space="preserve"> </w:t>
      </w:r>
      <w:r>
        <w:t xml:space="preserve">–Create </w:t>
      </w:r>
      <w:proofErr w:type="spellStart"/>
      <w:r>
        <w:t>PersonService</w:t>
      </w:r>
      <w:r w:rsidR="00AA18E5">
        <w:t>Listener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>in the service  package</w:t>
      </w:r>
      <w:bookmarkEnd w:id="341"/>
    </w:p>
    <w:p w:rsidR="00AA18E5" w:rsidRDefault="00AA18E5" w:rsidP="00BB6E98">
      <w:pPr>
        <w:pStyle w:val="StyleHeading114ptBoldUnderlineLeft"/>
      </w:pPr>
    </w:p>
    <w:p w:rsidR="00AA18E5" w:rsidRDefault="00AA18E5" w:rsidP="00DB1FE4"/>
    <w:p w:rsidR="00AA18E5" w:rsidRDefault="00AA18E5" w:rsidP="00DB1FE4">
      <w:r>
        <w:t xml:space="preserve">package </w:t>
      </w:r>
      <w:proofErr w:type="spellStart"/>
      <w:r>
        <w:t>com.rollingstone.service</w:t>
      </w:r>
      <w:proofErr w:type="spellEnd"/>
      <w:r>
        <w:t>;</w:t>
      </w:r>
    </w:p>
    <w:p w:rsidR="00AA18E5" w:rsidRDefault="00AA18E5" w:rsidP="00DB1FE4"/>
    <w:p w:rsidR="00AA18E5" w:rsidRDefault="00AA18E5" w:rsidP="00DB1FE4">
      <w:r>
        <w:t>import org.slf4j.Logger;</w:t>
      </w:r>
    </w:p>
    <w:p w:rsidR="00AA18E5" w:rsidRDefault="00AA18E5" w:rsidP="00DB1FE4">
      <w:r>
        <w:t>import org.slf4j.LoggerFactory;</w:t>
      </w:r>
    </w:p>
    <w:p w:rsidR="00AA18E5" w:rsidRDefault="00AA18E5" w:rsidP="00DB1FE4">
      <w:r>
        <w:t xml:space="preserve">import </w:t>
      </w:r>
      <w:proofErr w:type="spellStart"/>
      <w:r>
        <w:t>org.springframework.context.ApplicationListener</w:t>
      </w:r>
      <w:proofErr w:type="spellEnd"/>
      <w:r>
        <w:t>;</w:t>
      </w:r>
    </w:p>
    <w:p w:rsidR="00AA18E5" w:rsidRDefault="00AA18E5" w:rsidP="00DB1FE4">
      <w:r>
        <w:t xml:space="preserve">import </w:t>
      </w:r>
      <w:proofErr w:type="spellStart"/>
      <w:r>
        <w:t>org.springframework.stereotype.Component</w:t>
      </w:r>
      <w:proofErr w:type="spellEnd"/>
      <w:r>
        <w:t>;</w:t>
      </w:r>
    </w:p>
    <w:p w:rsidR="00AA18E5" w:rsidRDefault="00AA18E5" w:rsidP="00DB1FE4"/>
    <w:p w:rsidR="00AA18E5" w:rsidRDefault="00AA18E5" w:rsidP="00DB1FE4">
      <w:r>
        <w:t>@Component</w:t>
      </w:r>
    </w:p>
    <w:p w:rsidR="00AA18E5" w:rsidRDefault="00AA18E5" w:rsidP="00DB1FE4">
      <w:r>
        <w:t xml:space="preserve">public class </w:t>
      </w:r>
      <w:proofErr w:type="spellStart"/>
      <w:r>
        <w:t>PersonEventListener</w:t>
      </w:r>
      <w:proofErr w:type="spellEnd"/>
      <w:r>
        <w:t xml:space="preserve"> implements </w:t>
      </w:r>
      <w:proofErr w:type="spellStart"/>
      <w:r>
        <w:t>ApplicationListener</w:t>
      </w:r>
      <w:proofErr w:type="spellEnd"/>
      <w:r>
        <w:t>&lt;</w:t>
      </w:r>
      <w:proofErr w:type="spellStart"/>
      <w:r>
        <w:t>PersonServiceEvent</w:t>
      </w:r>
      <w:proofErr w:type="spellEnd"/>
      <w:r>
        <w:t xml:space="preserve">&gt; </w:t>
      </w:r>
    </w:p>
    <w:p w:rsidR="00AA18E5" w:rsidRDefault="00AA18E5" w:rsidP="00DB1FE4">
      <w:r>
        <w:t>{</w:t>
      </w:r>
    </w:p>
    <w:p w:rsidR="00AA18E5" w:rsidRDefault="00AA18E5" w:rsidP="00DB1FE4">
      <w:r>
        <w:tab/>
        <w:t xml:space="preserve">private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this.getClass</w:t>
      </w:r>
      <w:proofErr w:type="spellEnd"/>
      <w:r>
        <w:t>());</w:t>
      </w:r>
    </w:p>
    <w:p w:rsidR="00AA18E5" w:rsidRDefault="00AA18E5" w:rsidP="00DB1FE4">
      <w:r>
        <w:tab/>
      </w:r>
    </w:p>
    <w:p w:rsidR="00AA18E5" w:rsidRDefault="00AA18E5" w:rsidP="00DB1FE4">
      <w:r>
        <w:t xml:space="preserve">    public void </w:t>
      </w:r>
      <w:proofErr w:type="spellStart"/>
      <w:r>
        <w:t>onApplicationEvent</w:t>
      </w:r>
      <w:proofErr w:type="spellEnd"/>
      <w:r>
        <w:t>(</w:t>
      </w:r>
      <w:proofErr w:type="spellStart"/>
      <w:r>
        <w:t>PersonServiceEvent</w:t>
      </w:r>
      <w:proofErr w:type="spellEnd"/>
      <w:r>
        <w:t xml:space="preserve"> event) </w:t>
      </w:r>
    </w:p>
    <w:p w:rsidR="00AA18E5" w:rsidRDefault="00AA18E5" w:rsidP="00DB1FE4">
      <w:r>
        <w:t xml:space="preserve">    {</w:t>
      </w:r>
    </w:p>
    <w:p w:rsidR="00AA18E5" w:rsidRDefault="00AA18E5" w:rsidP="00DB1FE4">
      <w:r>
        <w:t xml:space="preserve">    </w:t>
      </w:r>
      <w:r>
        <w:tab/>
      </w:r>
      <w:proofErr w:type="spellStart"/>
      <w:r>
        <w:t>PersonServiceEvent</w:t>
      </w:r>
      <w:proofErr w:type="spellEnd"/>
      <w:r>
        <w:t xml:space="preserve"> </w:t>
      </w:r>
      <w:proofErr w:type="spellStart"/>
      <w:r>
        <w:t>personEvent</w:t>
      </w:r>
      <w:proofErr w:type="spellEnd"/>
      <w:r>
        <w:t xml:space="preserve"> = (</w:t>
      </w:r>
      <w:proofErr w:type="spellStart"/>
      <w:r>
        <w:t>PersonServiceEvent</w:t>
      </w:r>
      <w:proofErr w:type="spellEnd"/>
      <w:r>
        <w:t>) event;</w:t>
      </w:r>
    </w:p>
    <w:p w:rsidR="00AA18E5" w:rsidRDefault="00AA18E5" w:rsidP="00DB1FE4">
      <w:r>
        <w:t xml:space="preserve"> </w:t>
      </w:r>
    </w:p>
    <w:p w:rsidR="00AA18E5" w:rsidRDefault="00AA18E5" w:rsidP="00DB1FE4">
      <w:r>
        <w:t xml:space="preserve">        logger.info("Person " + </w:t>
      </w:r>
      <w:proofErr w:type="spellStart"/>
      <w:r>
        <w:t>event.getEventType</w:t>
      </w:r>
      <w:proofErr w:type="spellEnd"/>
      <w:r>
        <w:t xml:space="preserve">() + " with details : " + </w:t>
      </w:r>
      <w:proofErr w:type="spellStart"/>
      <w:r>
        <w:t>event.getEventPerson</w:t>
      </w:r>
      <w:proofErr w:type="spellEnd"/>
      <w:r>
        <w:t>());</w:t>
      </w:r>
    </w:p>
    <w:p w:rsidR="00AA18E5" w:rsidRDefault="00AA18E5" w:rsidP="00DB1FE4">
      <w:r>
        <w:t xml:space="preserve">        </w:t>
      </w:r>
      <w:proofErr w:type="spellStart"/>
      <w:r>
        <w:t>System.out.println</w:t>
      </w:r>
      <w:proofErr w:type="spellEnd"/>
      <w:r>
        <w:t xml:space="preserve">("Person " + </w:t>
      </w:r>
      <w:proofErr w:type="spellStart"/>
      <w:r>
        <w:t>event.getEventType</w:t>
      </w:r>
      <w:proofErr w:type="spellEnd"/>
      <w:r>
        <w:t xml:space="preserve">() + " with details : " + </w:t>
      </w:r>
      <w:proofErr w:type="spellStart"/>
      <w:r>
        <w:t>event.getEventPerson</w:t>
      </w:r>
      <w:proofErr w:type="spellEnd"/>
      <w:r>
        <w:t>());</w:t>
      </w:r>
    </w:p>
    <w:p w:rsidR="00AA18E5" w:rsidRDefault="00AA18E5" w:rsidP="00DB1FE4">
      <w:r>
        <w:t xml:space="preserve">    }</w:t>
      </w:r>
    </w:p>
    <w:p w:rsidR="00AA18E5" w:rsidRDefault="00AA18E5" w:rsidP="00DB1FE4">
      <w:r>
        <w:t>}</w:t>
      </w:r>
    </w:p>
    <w:p w:rsidR="008D3D62" w:rsidRDefault="008D3D6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8D3D62" w:rsidRDefault="008D3D62" w:rsidP="00195EC0">
      <w:pPr>
        <w:pStyle w:val="StyleHeading114ptBoldUnderlineLeft"/>
      </w:pPr>
    </w:p>
    <w:p w:rsidR="009651F8" w:rsidRDefault="009651F8" w:rsidP="00195EC0">
      <w:pPr>
        <w:pStyle w:val="StyleHeading114ptBoldUnderlineLeft"/>
      </w:pPr>
    </w:p>
    <w:p w:rsidR="00AD37B7" w:rsidRDefault="00AD37B7" w:rsidP="00AD37B7">
      <w:pPr>
        <w:pStyle w:val="StyleHeading114ptBoldUnderlineLeft"/>
      </w:pPr>
      <w:bookmarkStart w:id="342" w:name="_Toc476586581"/>
      <w:r w:rsidRPr="00EA03DE">
        <w:t>1.</w:t>
      </w:r>
      <w:r>
        <w:t>35</w:t>
      </w:r>
      <w:r w:rsidRPr="00EA03DE">
        <w:t xml:space="preserve"> </w:t>
      </w:r>
      <w:r>
        <w:t xml:space="preserve">–Create </w:t>
      </w:r>
      <w:proofErr w:type="spellStart"/>
      <w:r>
        <w:t>PersonService</w:t>
      </w:r>
      <w:proofErr w:type="spellEnd"/>
      <w:del w:id="343" w:author="Caree2" w:date="2017-03-06T17:56:00Z">
        <w:r w:rsidDel="00F93B88">
          <w:delText>Listener</w:delText>
        </w:r>
      </w:del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>in the service  package</w:t>
      </w:r>
      <w:bookmarkEnd w:id="342"/>
    </w:p>
    <w:p w:rsidR="00195EC0" w:rsidRDefault="00195EC0" w:rsidP="001409E7"/>
    <w:p w:rsidR="00AD37B7" w:rsidRDefault="00AD37B7" w:rsidP="001409E7"/>
    <w:p w:rsidR="00AD37B7" w:rsidRDefault="00AD37B7" w:rsidP="001409E7"/>
    <w:p w:rsidR="00AD37B7" w:rsidRPr="00AD37B7" w:rsidRDefault="00AD37B7">
      <w:r w:rsidRPr="00AD37B7">
        <w:t xml:space="preserve">package </w:t>
      </w:r>
      <w:proofErr w:type="spellStart"/>
      <w:r w:rsidRPr="00AD37B7">
        <w:t>com.rollingstone.service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import </w:t>
      </w:r>
      <w:proofErr w:type="spellStart"/>
      <w:r w:rsidRPr="00AD37B7">
        <w:t>com.rollingstone.dao.jpa.PersonRepository</w:t>
      </w:r>
      <w:proofErr w:type="spellEnd"/>
      <w:r w:rsidRPr="00AD37B7">
        <w:t>;</w:t>
      </w:r>
    </w:p>
    <w:p w:rsidR="00AD37B7" w:rsidRPr="00AD37B7" w:rsidRDefault="00AD37B7">
      <w:r w:rsidRPr="00AD37B7">
        <w:t xml:space="preserve">import </w:t>
      </w:r>
      <w:proofErr w:type="spellStart"/>
      <w:r w:rsidRPr="00AD37B7">
        <w:t>com.rollingstone.domain.Person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>import org.slf4j.Logger;</w:t>
      </w:r>
    </w:p>
    <w:p w:rsidR="00AD37B7" w:rsidRPr="00AD37B7" w:rsidRDefault="00AD37B7">
      <w:r w:rsidRPr="00AD37B7">
        <w:t>import org.slf4j.LoggerFactory;</w:t>
      </w:r>
    </w:p>
    <w:p w:rsidR="00AD37B7" w:rsidRPr="00AD37B7" w:rsidRDefault="00AD37B7">
      <w:r w:rsidRPr="00AD37B7">
        <w:t xml:space="preserve">import </w:t>
      </w:r>
      <w:proofErr w:type="spellStart"/>
      <w:r w:rsidRPr="00AD37B7">
        <w:t>org.springframework.beans.factory.annotation.Autowired</w:t>
      </w:r>
      <w:proofErr w:type="spellEnd"/>
      <w:r w:rsidRPr="00AD37B7">
        <w:t>;</w:t>
      </w:r>
    </w:p>
    <w:p w:rsidR="00AD37B7" w:rsidRPr="00AD37B7" w:rsidRDefault="00AD37B7">
      <w:r w:rsidRPr="00AD37B7">
        <w:t xml:space="preserve">import </w:t>
      </w:r>
      <w:proofErr w:type="spellStart"/>
      <w:r w:rsidRPr="00AD37B7">
        <w:t>org.springframework.boot.actuate.metrics.CounterService</w:t>
      </w:r>
      <w:proofErr w:type="spellEnd"/>
      <w:r w:rsidRPr="00AD37B7">
        <w:t>;</w:t>
      </w:r>
    </w:p>
    <w:p w:rsidR="00AD37B7" w:rsidRPr="00AD37B7" w:rsidRDefault="00AD37B7">
      <w:r w:rsidRPr="00AD37B7">
        <w:t xml:space="preserve">import </w:t>
      </w:r>
      <w:proofErr w:type="spellStart"/>
      <w:r w:rsidRPr="00AD37B7">
        <w:t>org.springframework.boot.actuate.metrics.GaugeService</w:t>
      </w:r>
      <w:proofErr w:type="spellEnd"/>
      <w:r w:rsidRPr="00AD37B7">
        <w:t>;</w:t>
      </w:r>
    </w:p>
    <w:p w:rsidR="00AD37B7" w:rsidRPr="00AD37B7" w:rsidRDefault="00AD37B7">
      <w:r w:rsidRPr="00AD37B7">
        <w:t xml:space="preserve">import </w:t>
      </w:r>
      <w:proofErr w:type="spellStart"/>
      <w:r w:rsidRPr="00AD37B7">
        <w:t>org.springframework.data.domain.Page</w:t>
      </w:r>
      <w:proofErr w:type="spellEnd"/>
      <w:r w:rsidRPr="00AD37B7">
        <w:t>;</w:t>
      </w:r>
    </w:p>
    <w:p w:rsidR="00AD37B7" w:rsidRPr="00AD37B7" w:rsidRDefault="00AD37B7">
      <w:r w:rsidRPr="00AD37B7">
        <w:t xml:space="preserve">import </w:t>
      </w:r>
      <w:proofErr w:type="spellStart"/>
      <w:r w:rsidRPr="00AD37B7">
        <w:t>org.springframework.data.domain.PageRequest</w:t>
      </w:r>
      <w:proofErr w:type="spellEnd"/>
      <w:r w:rsidRPr="00AD37B7">
        <w:t>;</w:t>
      </w:r>
    </w:p>
    <w:p w:rsidR="00AD37B7" w:rsidRPr="00AD37B7" w:rsidRDefault="00AD37B7">
      <w:r w:rsidRPr="00AD37B7">
        <w:t xml:space="preserve">import </w:t>
      </w:r>
      <w:proofErr w:type="spellStart"/>
      <w:r w:rsidRPr="00AD37B7">
        <w:t>org.springframework.stereotype.Service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/>
    <w:p w:rsidR="00AD37B7" w:rsidRPr="00AD37B7" w:rsidRDefault="00AD37B7">
      <w:r w:rsidRPr="00AD37B7">
        <w:t>@Service</w:t>
      </w:r>
    </w:p>
    <w:p w:rsidR="00AD37B7" w:rsidRPr="00AD37B7" w:rsidRDefault="00AD37B7">
      <w:r w:rsidRPr="00AD37B7">
        <w:t xml:space="preserve">public class </w:t>
      </w:r>
      <w:proofErr w:type="spellStart"/>
      <w:r w:rsidRPr="00AD37B7">
        <w:t>PersonService</w:t>
      </w:r>
      <w:proofErr w:type="spellEnd"/>
      <w:r w:rsidRPr="00AD37B7">
        <w:t xml:space="preserve"> {</w:t>
      </w:r>
    </w:p>
    <w:p w:rsidR="00AD37B7" w:rsidRPr="00AD37B7" w:rsidRDefault="00AD37B7"/>
    <w:p w:rsidR="00AD37B7" w:rsidRPr="00AD37B7" w:rsidRDefault="00AD37B7">
      <w:r w:rsidRPr="00AD37B7">
        <w:t xml:space="preserve">    private static final Logger log = </w:t>
      </w:r>
      <w:proofErr w:type="spellStart"/>
      <w:r w:rsidRPr="00AD37B7">
        <w:t>LoggerFactory.getLogger</w:t>
      </w:r>
      <w:proofErr w:type="spellEnd"/>
      <w:r w:rsidRPr="00AD37B7">
        <w:t>(</w:t>
      </w:r>
      <w:proofErr w:type="spellStart"/>
      <w:r w:rsidRPr="00AD37B7">
        <w:t>PersonService.class</w:t>
      </w:r>
      <w:proofErr w:type="spellEnd"/>
      <w:r w:rsidRPr="00AD37B7">
        <w:t>);</w:t>
      </w:r>
    </w:p>
    <w:p w:rsidR="00AD37B7" w:rsidRPr="00AD37B7" w:rsidRDefault="00AD37B7"/>
    <w:p w:rsidR="00AD37B7" w:rsidRPr="00AD37B7" w:rsidRDefault="00AD37B7">
      <w:r w:rsidRPr="00AD37B7">
        <w:t xml:space="preserve">    @</w:t>
      </w:r>
      <w:proofErr w:type="spellStart"/>
      <w:r w:rsidRPr="00AD37B7">
        <w:t>Autowired</w:t>
      </w:r>
      <w:proofErr w:type="spellEnd"/>
    </w:p>
    <w:p w:rsidR="00AD37B7" w:rsidRPr="00AD37B7" w:rsidRDefault="00AD37B7">
      <w:r w:rsidRPr="00AD37B7">
        <w:t xml:space="preserve">    private </w:t>
      </w:r>
      <w:proofErr w:type="spellStart"/>
      <w:r w:rsidRPr="00AD37B7">
        <w:t>PersonRepository</w:t>
      </w:r>
      <w:proofErr w:type="spellEnd"/>
      <w:r w:rsidRPr="00AD37B7">
        <w:t xml:space="preserve"> </w:t>
      </w:r>
      <w:proofErr w:type="spellStart"/>
      <w:r w:rsidRPr="00AD37B7">
        <w:t>personRepository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    @</w:t>
      </w:r>
      <w:proofErr w:type="spellStart"/>
      <w:r w:rsidRPr="00AD37B7">
        <w:t>Autowired</w:t>
      </w:r>
      <w:proofErr w:type="spellEnd"/>
    </w:p>
    <w:p w:rsidR="00AD37B7" w:rsidRPr="00AD37B7" w:rsidRDefault="00AD37B7">
      <w:r w:rsidRPr="00AD37B7">
        <w:t xml:space="preserve">    </w:t>
      </w:r>
      <w:proofErr w:type="spellStart"/>
      <w:r w:rsidRPr="00AD37B7">
        <w:t>CounterService</w:t>
      </w:r>
      <w:proofErr w:type="spellEnd"/>
      <w:r w:rsidRPr="00AD37B7">
        <w:t xml:space="preserve"> </w:t>
      </w:r>
      <w:proofErr w:type="spellStart"/>
      <w:r w:rsidRPr="00AD37B7">
        <w:t>counterService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    @</w:t>
      </w:r>
      <w:proofErr w:type="spellStart"/>
      <w:r w:rsidRPr="00AD37B7">
        <w:t>Autowired</w:t>
      </w:r>
      <w:proofErr w:type="spellEnd"/>
    </w:p>
    <w:p w:rsidR="00AD37B7" w:rsidRPr="00AD37B7" w:rsidRDefault="00AD37B7">
      <w:r w:rsidRPr="00AD37B7">
        <w:t xml:space="preserve">    </w:t>
      </w:r>
      <w:proofErr w:type="spellStart"/>
      <w:r w:rsidRPr="00AD37B7">
        <w:t>GaugeService</w:t>
      </w:r>
      <w:proofErr w:type="spellEnd"/>
      <w:r w:rsidRPr="00AD37B7">
        <w:t xml:space="preserve"> </w:t>
      </w:r>
      <w:proofErr w:type="spellStart"/>
      <w:r w:rsidRPr="00AD37B7">
        <w:t>gaugeService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    public </w:t>
      </w:r>
      <w:proofErr w:type="spellStart"/>
      <w:r w:rsidRPr="00AD37B7">
        <w:t>PersonService</w:t>
      </w:r>
      <w:proofErr w:type="spellEnd"/>
      <w:r w:rsidRPr="00AD37B7">
        <w:t>() {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public Person </w:t>
      </w:r>
      <w:proofErr w:type="spellStart"/>
      <w:r w:rsidRPr="00AD37B7">
        <w:t>createPerson</w:t>
      </w:r>
      <w:proofErr w:type="spellEnd"/>
      <w:r w:rsidRPr="00AD37B7">
        <w:t>(Person person) {</w:t>
      </w:r>
    </w:p>
    <w:p w:rsidR="00AD37B7" w:rsidRPr="00AD37B7" w:rsidRDefault="00AD37B7">
      <w:r w:rsidRPr="00AD37B7">
        <w:t xml:space="preserve">        return </w:t>
      </w:r>
      <w:proofErr w:type="spellStart"/>
      <w:r w:rsidRPr="00AD37B7">
        <w:t>personRepository.save</w:t>
      </w:r>
      <w:proofErr w:type="spellEnd"/>
      <w:r w:rsidRPr="00AD37B7">
        <w:t>(person);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public Person </w:t>
      </w:r>
      <w:proofErr w:type="spellStart"/>
      <w:r w:rsidRPr="00AD37B7">
        <w:t>getPerson</w:t>
      </w:r>
      <w:proofErr w:type="spellEnd"/>
      <w:r w:rsidRPr="00AD37B7">
        <w:t>(long id) {</w:t>
      </w:r>
    </w:p>
    <w:p w:rsidR="00AD37B7" w:rsidRPr="00AD37B7" w:rsidRDefault="00AD37B7">
      <w:r w:rsidRPr="00AD37B7">
        <w:t xml:space="preserve">        return </w:t>
      </w:r>
      <w:proofErr w:type="spellStart"/>
      <w:r w:rsidRPr="00AD37B7">
        <w:t>personRepository.findOne</w:t>
      </w:r>
      <w:proofErr w:type="spellEnd"/>
      <w:r w:rsidRPr="00AD37B7">
        <w:t>(id);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public void </w:t>
      </w:r>
      <w:proofErr w:type="spellStart"/>
      <w:r w:rsidRPr="00AD37B7">
        <w:t>updatePerson</w:t>
      </w:r>
      <w:proofErr w:type="spellEnd"/>
      <w:r w:rsidRPr="00AD37B7">
        <w:t>(Person person) {</w:t>
      </w:r>
    </w:p>
    <w:p w:rsidR="00AD37B7" w:rsidRPr="00AD37B7" w:rsidRDefault="00AD37B7">
      <w:r w:rsidRPr="00AD37B7">
        <w:t xml:space="preserve">    </w:t>
      </w:r>
      <w:r w:rsidRPr="00AD37B7">
        <w:tab/>
      </w:r>
      <w:proofErr w:type="spellStart"/>
      <w:r w:rsidRPr="00AD37B7">
        <w:t>personRepository.save</w:t>
      </w:r>
      <w:proofErr w:type="spellEnd"/>
      <w:r w:rsidRPr="00AD37B7">
        <w:t>(person);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public void </w:t>
      </w:r>
      <w:proofErr w:type="spellStart"/>
      <w:r w:rsidRPr="00AD37B7">
        <w:t>deletePerson</w:t>
      </w:r>
      <w:proofErr w:type="spellEnd"/>
      <w:r w:rsidRPr="00AD37B7">
        <w:t>(Long id) {</w:t>
      </w:r>
    </w:p>
    <w:p w:rsidR="00AD37B7" w:rsidRPr="00AD37B7" w:rsidRDefault="00AD37B7">
      <w:r w:rsidRPr="00AD37B7">
        <w:t xml:space="preserve">    </w:t>
      </w:r>
      <w:r w:rsidRPr="00AD37B7">
        <w:tab/>
      </w:r>
      <w:proofErr w:type="spellStart"/>
      <w:r w:rsidRPr="00AD37B7">
        <w:t>personRepository.delete</w:t>
      </w:r>
      <w:proofErr w:type="spellEnd"/>
      <w:r w:rsidRPr="00AD37B7">
        <w:t>(id);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public Page&lt;Person&gt; </w:t>
      </w:r>
      <w:proofErr w:type="spellStart"/>
      <w:r w:rsidRPr="00AD37B7">
        <w:t>getAllPersons</w:t>
      </w:r>
      <w:proofErr w:type="spellEnd"/>
      <w:r w:rsidRPr="00AD37B7">
        <w:t>(Integer page, Integer size) {</w:t>
      </w:r>
    </w:p>
    <w:p w:rsidR="00AD37B7" w:rsidRPr="00AD37B7" w:rsidRDefault="00AD37B7">
      <w:r w:rsidRPr="00AD37B7">
        <w:t xml:space="preserve">        Page </w:t>
      </w:r>
      <w:proofErr w:type="spellStart"/>
      <w:r w:rsidRPr="00AD37B7">
        <w:t>pageOfPersons</w:t>
      </w:r>
      <w:proofErr w:type="spellEnd"/>
      <w:r w:rsidRPr="00AD37B7">
        <w:t xml:space="preserve"> = </w:t>
      </w:r>
      <w:proofErr w:type="spellStart"/>
      <w:r w:rsidRPr="00AD37B7">
        <w:t>personRepository.findAll</w:t>
      </w:r>
      <w:proofErr w:type="spellEnd"/>
      <w:r w:rsidRPr="00AD37B7">
        <w:t xml:space="preserve">(new </w:t>
      </w:r>
      <w:proofErr w:type="spellStart"/>
      <w:r w:rsidRPr="00AD37B7">
        <w:t>PageRequest</w:t>
      </w:r>
      <w:proofErr w:type="spellEnd"/>
      <w:r w:rsidRPr="00AD37B7">
        <w:t>(page, size));</w:t>
      </w:r>
    </w:p>
    <w:p w:rsidR="00AD37B7" w:rsidRPr="00AD37B7" w:rsidRDefault="00AD37B7">
      <w:r w:rsidRPr="00AD37B7">
        <w:t xml:space="preserve">        // example of adding to the /metrics</w:t>
      </w:r>
    </w:p>
    <w:p w:rsidR="00AD37B7" w:rsidRPr="00AD37B7" w:rsidRDefault="00AD37B7">
      <w:r w:rsidRPr="00AD37B7">
        <w:t xml:space="preserve">        if (size &gt; 50) {</w:t>
      </w:r>
    </w:p>
    <w:p w:rsidR="00AD37B7" w:rsidRPr="00AD37B7" w:rsidRDefault="00AD37B7">
      <w:r w:rsidRPr="00AD37B7">
        <w:t xml:space="preserve">            counterService.increment("com.rollingstone.PersonService.getAll.largePayload");</w:t>
      </w:r>
    </w:p>
    <w:p w:rsidR="00AD37B7" w:rsidRPr="00AD37B7" w:rsidRDefault="00AD37B7">
      <w:r w:rsidRPr="00AD37B7">
        <w:t xml:space="preserve">        }</w:t>
      </w:r>
    </w:p>
    <w:p w:rsidR="00AD37B7" w:rsidRPr="00AD37B7" w:rsidRDefault="00AD37B7">
      <w:r w:rsidRPr="00AD37B7">
        <w:t xml:space="preserve">        return </w:t>
      </w:r>
      <w:proofErr w:type="spellStart"/>
      <w:r w:rsidRPr="00AD37B7">
        <w:t>pageOfPersons</w:t>
      </w:r>
      <w:proofErr w:type="spellEnd"/>
      <w:r w:rsidRPr="00AD37B7">
        <w:t>;</w:t>
      </w:r>
    </w:p>
    <w:p w:rsidR="00AD37B7" w:rsidRPr="00AD37B7" w:rsidRDefault="00AD37B7">
      <w:r w:rsidRPr="00AD37B7">
        <w:t xml:space="preserve">    }</w:t>
      </w:r>
    </w:p>
    <w:p w:rsidR="0057222C" w:rsidRDefault="00AD37B7" w:rsidP="00DB1FE4">
      <w:r w:rsidRPr="00AD37B7">
        <w:t>}</w:t>
      </w:r>
    </w:p>
    <w:p w:rsidR="00AD37B7" w:rsidRDefault="00AD37B7">
      <w:r>
        <w:br w:type="page"/>
      </w:r>
    </w:p>
    <w:p w:rsidR="00AD37B7" w:rsidRDefault="00AD37B7" w:rsidP="00AD37B7">
      <w:pPr>
        <w:pStyle w:val="StyleHeading114ptBoldUnderlineLeft"/>
      </w:pPr>
      <w:bookmarkStart w:id="344" w:name="_Toc476586582"/>
      <w:r w:rsidRPr="00EA03DE">
        <w:lastRenderedPageBreak/>
        <w:t>1.</w:t>
      </w:r>
      <w:r>
        <w:t>36</w:t>
      </w:r>
      <w:r w:rsidRPr="00EA03DE">
        <w:t xml:space="preserve"> </w:t>
      </w:r>
      <w:r>
        <w:t xml:space="preserve">–Create </w:t>
      </w:r>
      <w:proofErr w:type="spellStart"/>
      <w:r>
        <w:t>AbstractRestHandler</w:t>
      </w:r>
      <w:proofErr w:type="spellEnd"/>
      <w:r>
        <w:t xml:space="preserve"> 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spellStart"/>
      <w:r>
        <w:t>rest.api</w:t>
      </w:r>
      <w:proofErr w:type="spellEnd"/>
      <w:r>
        <w:t xml:space="preserve">  package</w:t>
      </w:r>
      <w:bookmarkEnd w:id="344"/>
    </w:p>
    <w:p w:rsidR="00AD37B7" w:rsidRDefault="00AD37B7"/>
    <w:p w:rsidR="00AD37B7" w:rsidRDefault="00AD37B7"/>
    <w:p w:rsidR="00AD37B7" w:rsidRDefault="00AD37B7">
      <w:r>
        <w:t xml:space="preserve">package </w:t>
      </w:r>
      <w:proofErr w:type="spellStart"/>
      <w:r>
        <w:t>com.rollingstone.api.rest</w:t>
      </w:r>
      <w:proofErr w:type="spellEnd"/>
      <w:r>
        <w:t>;</w:t>
      </w:r>
    </w:p>
    <w:p w:rsidR="00AD37B7" w:rsidRDefault="00AD37B7"/>
    <w:p w:rsidR="00AD37B7" w:rsidRDefault="00AD37B7">
      <w:r>
        <w:t xml:space="preserve">import </w:t>
      </w:r>
      <w:proofErr w:type="spellStart"/>
      <w:r>
        <w:t>javax.servlet.http.HttpServletResponse</w:t>
      </w:r>
      <w:proofErr w:type="spellEnd"/>
      <w:r>
        <w:t>;</w:t>
      </w:r>
    </w:p>
    <w:p w:rsidR="00AD37B7" w:rsidRDefault="00AD37B7"/>
    <w:p w:rsidR="00AD37B7" w:rsidRDefault="00AD37B7">
      <w:r>
        <w:t>import org.slf4j.Logger;</w:t>
      </w:r>
    </w:p>
    <w:p w:rsidR="00AD37B7" w:rsidRDefault="00AD37B7">
      <w:r>
        <w:t>import org.slf4j.LoggerFactory;</w:t>
      </w:r>
    </w:p>
    <w:p w:rsidR="00AD37B7" w:rsidRDefault="00AD37B7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AD37B7" w:rsidRDefault="00AD37B7">
      <w:r>
        <w:t xml:space="preserve">import </w:t>
      </w:r>
      <w:proofErr w:type="spellStart"/>
      <w:r>
        <w:t>org.springframework.boot.actuate.metrics.CounterService</w:t>
      </w:r>
      <w:proofErr w:type="spellEnd"/>
      <w:r>
        <w:t>;</w:t>
      </w:r>
    </w:p>
    <w:p w:rsidR="00AD37B7" w:rsidRDefault="00AD37B7">
      <w:r>
        <w:t xml:space="preserve">import </w:t>
      </w:r>
      <w:proofErr w:type="spellStart"/>
      <w:r>
        <w:t>org.springframework.context.ApplicationEventPublisher</w:t>
      </w:r>
      <w:proofErr w:type="spellEnd"/>
      <w:r>
        <w:t>;</w:t>
      </w:r>
    </w:p>
    <w:p w:rsidR="00AD37B7" w:rsidRDefault="00AD37B7">
      <w:r>
        <w:t xml:space="preserve">import </w:t>
      </w:r>
      <w:proofErr w:type="spellStart"/>
      <w:r>
        <w:t>org.springframework.context.ApplicationEventPublisherAware</w:t>
      </w:r>
      <w:proofErr w:type="spellEnd"/>
      <w:r>
        <w:t>;</w:t>
      </w:r>
    </w:p>
    <w:p w:rsidR="00AD37B7" w:rsidRDefault="00AD37B7">
      <w:r>
        <w:t xml:space="preserve">import </w:t>
      </w:r>
      <w:proofErr w:type="spellStart"/>
      <w:r>
        <w:t>org.springframework.http.HttpStatus</w:t>
      </w:r>
      <w:proofErr w:type="spellEnd"/>
      <w:r>
        <w:t>;</w:t>
      </w:r>
    </w:p>
    <w:p w:rsidR="00AD37B7" w:rsidRDefault="00AD37B7">
      <w:r>
        <w:t xml:space="preserve">import </w:t>
      </w:r>
      <w:proofErr w:type="spellStart"/>
      <w:r>
        <w:t>org.springframework.web.bind.annotation.ExceptionHandler</w:t>
      </w:r>
      <w:proofErr w:type="spellEnd"/>
      <w:r>
        <w:t>;</w:t>
      </w:r>
    </w:p>
    <w:p w:rsidR="00AD37B7" w:rsidRDefault="00AD37B7">
      <w:r>
        <w:t xml:space="preserve">import </w:t>
      </w:r>
      <w:proofErr w:type="spellStart"/>
      <w:r>
        <w:t>org.springframework.web.bind.annotation.ResponseBody</w:t>
      </w:r>
      <w:proofErr w:type="spellEnd"/>
      <w:r>
        <w:t>;</w:t>
      </w:r>
    </w:p>
    <w:p w:rsidR="00AD37B7" w:rsidRDefault="00AD37B7">
      <w:r>
        <w:t xml:space="preserve">import </w:t>
      </w:r>
      <w:proofErr w:type="spellStart"/>
      <w:r>
        <w:t>org.springframework.web.bind.annotation.ResponseStatus</w:t>
      </w:r>
      <w:proofErr w:type="spellEnd"/>
      <w:r>
        <w:t>;</w:t>
      </w:r>
    </w:p>
    <w:p w:rsidR="00AD37B7" w:rsidRDefault="00AD37B7">
      <w:r>
        <w:t xml:space="preserve">import </w:t>
      </w:r>
      <w:proofErr w:type="spellStart"/>
      <w:r>
        <w:t>org.springframework.web.context.request.WebRequest</w:t>
      </w:r>
      <w:proofErr w:type="spellEnd"/>
      <w:r>
        <w:t>;</w:t>
      </w:r>
    </w:p>
    <w:p w:rsidR="00AD37B7" w:rsidRDefault="00AD37B7"/>
    <w:p w:rsidR="00AD37B7" w:rsidRDefault="00AD37B7">
      <w:r>
        <w:t xml:space="preserve">import </w:t>
      </w:r>
      <w:proofErr w:type="spellStart"/>
      <w:r>
        <w:t>com.rollingstone.domain.RESTAPIErrorInfo</w:t>
      </w:r>
      <w:proofErr w:type="spellEnd"/>
      <w:r>
        <w:t>;</w:t>
      </w:r>
    </w:p>
    <w:p w:rsidR="00AD37B7" w:rsidRDefault="00AD37B7">
      <w:r>
        <w:t>import com.rollingstone.exception.HTTP400Exception;</w:t>
      </w:r>
    </w:p>
    <w:p w:rsidR="00AD37B7" w:rsidRDefault="00AD37B7">
      <w:r>
        <w:t>import com.rollingstone.exception.HTTP404Exception;</w:t>
      </w:r>
    </w:p>
    <w:p w:rsidR="00AD37B7" w:rsidRDefault="00AD37B7"/>
    <w:p w:rsidR="00AD37B7" w:rsidRDefault="00AD37B7"/>
    <w:p w:rsidR="00AD37B7" w:rsidRDefault="00AD37B7">
      <w:r>
        <w:t>/**</w:t>
      </w:r>
    </w:p>
    <w:p w:rsidR="00AD37B7" w:rsidRDefault="00AD37B7">
      <w:r>
        <w:t xml:space="preserve"> * This class is used as a super class to be extended by all REST API  "controllers". </w:t>
      </w:r>
    </w:p>
    <w:p w:rsidR="00AD37B7" w:rsidRDefault="00AD37B7">
      <w:r>
        <w:t xml:space="preserve"> */</w:t>
      </w:r>
    </w:p>
    <w:p w:rsidR="00AD37B7" w:rsidRDefault="00AD37B7">
      <w:r>
        <w:t xml:space="preserve">public abstract class </w:t>
      </w:r>
      <w:proofErr w:type="spellStart"/>
      <w:r>
        <w:t>AbstractRestHandler</w:t>
      </w:r>
      <w:proofErr w:type="spellEnd"/>
      <w:r>
        <w:t xml:space="preserve"> implements </w:t>
      </w:r>
      <w:proofErr w:type="spellStart"/>
      <w:r>
        <w:t>ApplicationEventPublisherAware</w:t>
      </w:r>
      <w:proofErr w:type="spellEnd"/>
      <w:r>
        <w:t xml:space="preserve"> {</w:t>
      </w:r>
    </w:p>
    <w:p w:rsidR="00AD37B7" w:rsidRDefault="00AD37B7"/>
    <w:p w:rsidR="00AD37B7" w:rsidRDefault="00AD37B7">
      <w:r>
        <w:t xml:space="preserve">    protected final Logger log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this.getClass</w:t>
      </w:r>
      <w:proofErr w:type="spellEnd"/>
      <w:r>
        <w:t>());</w:t>
      </w:r>
    </w:p>
    <w:p w:rsidR="00AD37B7" w:rsidRDefault="00AD37B7">
      <w:r>
        <w:t xml:space="preserve">    protected </w:t>
      </w:r>
      <w:proofErr w:type="spellStart"/>
      <w:r>
        <w:t>ApplicationEventPublisher</w:t>
      </w:r>
      <w:proofErr w:type="spellEnd"/>
      <w:r>
        <w:t xml:space="preserve"> </w:t>
      </w:r>
      <w:proofErr w:type="spellStart"/>
      <w:r>
        <w:t>eventPublisher</w:t>
      </w:r>
      <w:proofErr w:type="spellEnd"/>
      <w:r>
        <w:t>;</w:t>
      </w:r>
    </w:p>
    <w:p w:rsidR="00AD37B7" w:rsidRDefault="00AD37B7"/>
    <w:p w:rsidR="00AD37B7" w:rsidRDefault="00AD37B7">
      <w:r>
        <w:t xml:space="preserve">    protected static final String  DEFAULT_PAGE_SIZE = "100";</w:t>
      </w:r>
    </w:p>
    <w:p w:rsidR="00AD37B7" w:rsidRDefault="00AD37B7">
      <w:r>
        <w:t xml:space="preserve">    protected static final String DEFAULT_PAGE_NUM = "0";</w:t>
      </w:r>
    </w:p>
    <w:p w:rsidR="00AD37B7" w:rsidRDefault="00AD37B7"/>
    <w:p w:rsidR="00AD37B7" w:rsidRDefault="00AD37B7">
      <w:r>
        <w:t xml:space="preserve">    @</w:t>
      </w:r>
      <w:proofErr w:type="spellStart"/>
      <w:r>
        <w:t>Autowired</w:t>
      </w:r>
      <w:proofErr w:type="spellEnd"/>
    </w:p>
    <w:p w:rsidR="00AD37B7" w:rsidRDefault="00AD37B7">
      <w:r>
        <w:t xml:space="preserve">    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;</w:t>
      </w:r>
    </w:p>
    <w:p w:rsidR="00AD37B7" w:rsidRDefault="00AD37B7">
      <w:r>
        <w:t xml:space="preserve">    </w:t>
      </w:r>
    </w:p>
    <w:p w:rsidR="00AD37B7" w:rsidRDefault="00AD37B7">
      <w:r>
        <w:t xml:space="preserve">    @</w:t>
      </w:r>
      <w:proofErr w:type="spellStart"/>
      <w:r>
        <w:t>ResponseStatus</w:t>
      </w:r>
      <w:proofErr w:type="spellEnd"/>
      <w:r>
        <w:t>(</w:t>
      </w:r>
      <w:proofErr w:type="spellStart"/>
      <w:r>
        <w:t>HttpStatus.BAD_REQUEST</w:t>
      </w:r>
      <w:proofErr w:type="spellEnd"/>
      <w:r>
        <w:t>)</w:t>
      </w:r>
    </w:p>
    <w:p w:rsidR="00AD37B7" w:rsidRDefault="00AD37B7">
      <w:r>
        <w:t xml:space="preserve">    @</w:t>
      </w:r>
      <w:proofErr w:type="spellStart"/>
      <w:r>
        <w:t>ExceptionHandler</w:t>
      </w:r>
      <w:proofErr w:type="spellEnd"/>
      <w:r>
        <w:t>(HTTP400Exception.class)</w:t>
      </w:r>
    </w:p>
    <w:p w:rsidR="00AD37B7" w:rsidRDefault="00AD37B7">
      <w:r>
        <w:t xml:space="preserve">    public</w:t>
      </w:r>
    </w:p>
    <w:p w:rsidR="00AD37B7" w:rsidRDefault="00AD37B7">
      <w:r>
        <w:t xml:space="preserve">    @</w:t>
      </w:r>
      <w:proofErr w:type="spellStart"/>
      <w:r>
        <w:t>ResponseBody</w:t>
      </w:r>
      <w:proofErr w:type="spellEnd"/>
    </w:p>
    <w:p w:rsidR="00AD37B7" w:rsidRDefault="00AD37B7">
      <w:r>
        <w:t xml:space="preserve">    </w:t>
      </w:r>
      <w:proofErr w:type="spellStart"/>
      <w:r>
        <w:t>RESTAPIErrorInfo</w:t>
      </w:r>
      <w:proofErr w:type="spellEnd"/>
      <w:r>
        <w:t xml:space="preserve"> </w:t>
      </w:r>
      <w:proofErr w:type="spellStart"/>
      <w:r>
        <w:t>handleDataStoreException</w:t>
      </w:r>
      <w:proofErr w:type="spellEnd"/>
      <w:r>
        <w:t xml:space="preserve">(HTTP400Exception ex, </w:t>
      </w:r>
      <w:proofErr w:type="spellStart"/>
      <w:r>
        <w:t>WebRequest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AD37B7" w:rsidRDefault="00AD37B7">
      <w:r>
        <w:lastRenderedPageBreak/>
        <w:t xml:space="preserve">        log.info("Converting Data Store exception to </w:t>
      </w:r>
      <w:proofErr w:type="spellStart"/>
      <w:r>
        <w:t>RestResponse</w:t>
      </w:r>
      <w:proofErr w:type="spellEnd"/>
      <w:r>
        <w:t xml:space="preserve"> : " + </w:t>
      </w:r>
      <w:proofErr w:type="spellStart"/>
      <w:r>
        <w:t>ex.getMessage</w:t>
      </w:r>
      <w:proofErr w:type="spellEnd"/>
      <w:r>
        <w:t>());</w:t>
      </w:r>
    </w:p>
    <w:p w:rsidR="00AD37B7" w:rsidRDefault="00AD37B7">
      <w:r>
        <w:t xml:space="preserve">        </w:t>
      </w:r>
      <w:proofErr w:type="spellStart"/>
      <w:r>
        <w:t>counterService.increment</w:t>
      </w:r>
      <w:proofErr w:type="spellEnd"/>
      <w:r>
        <w:t>("com.rollingstone.http.400.count");</w:t>
      </w:r>
    </w:p>
    <w:p w:rsidR="00AD37B7" w:rsidRDefault="00AD37B7">
      <w:r>
        <w:t xml:space="preserve">        return new </w:t>
      </w:r>
      <w:proofErr w:type="spellStart"/>
      <w:r>
        <w:t>RESTAPIErrorInfo</w:t>
      </w:r>
      <w:proofErr w:type="spellEnd"/>
      <w:r>
        <w:t>(ex, "You messed up.");</w:t>
      </w:r>
    </w:p>
    <w:p w:rsidR="00AD37B7" w:rsidRDefault="00AD37B7">
      <w:r>
        <w:t xml:space="preserve">    }</w:t>
      </w:r>
    </w:p>
    <w:p w:rsidR="00AD37B7" w:rsidRDefault="00AD37B7"/>
    <w:p w:rsidR="00AD37B7" w:rsidRDefault="00AD37B7">
      <w:r>
        <w:t xml:space="preserve">    @</w:t>
      </w:r>
      <w:proofErr w:type="spellStart"/>
      <w:r>
        <w:t>ResponseStatus</w:t>
      </w:r>
      <w:proofErr w:type="spellEnd"/>
      <w:r>
        <w:t>(</w:t>
      </w:r>
      <w:proofErr w:type="spellStart"/>
      <w:r>
        <w:t>HttpStatus.NOT_FOUND</w:t>
      </w:r>
      <w:proofErr w:type="spellEnd"/>
      <w:r>
        <w:t>)</w:t>
      </w:r>
    </w:p>
    <w:p w:rsidR="00AD37B7" w:rsidRDefault="00AD37B7">
      <w:r>
        <w:t xml:space="preserve">    @</w:t>
      </w:r>
      <w:proofErr w:type="spellStart"/>
      <w:r>
        <w:t>ExceptionHandler</w:t>
      </w:r>
      <w:proofErr w:type="spellEnd"/>
      <w:r>
        <w:t>(HTTP404Exception.class)</w:t>
      </w:r>
    </w:p>
    <w:p w:rsidR="00AD37B7" w:rsidRDefault="00AD37B7">
      <w:r>
        <w:t xml:space="preserve">    public</w:t>
      </w:r>
    </w:p>
    <w:p w:rsidR="00AD37B7" w:rsidRDefault="00AD37B7">
      <w:r>
        <w:t xml:space="preserve">    @</w:t>
      </w:r>
      <w:proofErr w:type="spellStart"/>
      <w:r>
        <w:t>ResponseBody</w:t>
      </w:r>
      <w:proofErr w:type="spellEnd"/>
    </w:p>
    <w:p w:rsidR="00AD37B7" w:rsidRDefault="00AD37B7">
      <w:r>
        <w:t xml:space="preserve">    </w:t>
      </w:r>
      <w:proofErr w:type="spellStart"/>
      <w:r>
        <w:t>RESTAPIErrorInfo</w:t>
      </w:r>
      <w:proofErr w:type="spellEnd"/>
      <w:r>
        <w:t xml:space="preserve"> </w:t>
      </w:r>
      <w:proofErr w:type="spellStart"/>
      <w:r>
        <w:t>handleResourceNotFoundException</w:t>
      </w:r>
      <w:proofErr w:type="spellEnd"/>
      <w:r>
        <w:t xml:space="preserve">(HTTP404Exception ex, </w:t>
      </w:r>
      <w:proofErr w:type="spellStart"/>
      <w:r>
        <w:t>WebRequest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AD37B7" w:rsidRDefault="00AD37B7">
      <w:r>
        <w:t xml:space="preserve">        log.info("</w:t>
      </w:r>
      <w:proofErr w:type="spellStart"/>
      <w:r>
        <w:t>ResourceNotFoundException</w:t>
      </w:r>
      <w:proofErr w:type="spellEnd"/>
      <w:r>
        <w:t xml:space="preserve"> handler:" + </w:t>
      </w:r>
      <w:proofErr w:type="spellStart"/>
      <w:r>
        <w:t>ex.getMessage</w:t>
      </w:r>
      <w:proofErr w:type="spellEnd"/>
      <w:r>
        <w:t>());</w:t>
      </w:r>
    </w:p>
    <w:p w:rsidR="00AD37B7" w:rsidRDefault="00AD37B7">
      <w:r>
        <w:t xml:space="preserve">        </w:t>
      </w:r>
      <w:proofErr w:type="spellStart"/>
      <w:r>
        <w:t>counterService.increment</w:t>
      </w:r>
      <w:proofErr w:type="spellEnd"/>
      <w:r>
        <w:t>("com.rollingstone.http.404.count");</w:t>
      </w:r>
    </w:p>
    <w:p w:rsidR="00AD37B7" w:rsidRDefault="00AD37B7"/>
    <w:p w:rsidR="00AD37B7" w:rsidRDefault="00AD37B7">
      <w:r>
        <w:t xml:space="preserve">        return new </w:t>
      </w:r>
      <w:proofErr w:type="spellStart"/>
      <w:r>
        <w:t>RESTAPIErrorInfo</w:t>
      </w:r>
      <w:proofErr w:type="spellEnd"/>
      <w:r>
        <w:t>(ex, "Sorry I couldn't find it.");</w:t>
      </w:r>
    </w:p>
    <w:p w:rsidR="00AD37B7" w:rsidRDefault="00AD37B7">
      <w:r>
        <w:t xml:space="preserve">    }</w:t>
      </w:r>
    </w:p>
    <w:p w:rsidR="00AD37B7" w:rsidRDefault="00AD37B7"/>
    <w:p w:rsidR="00AD37B7" w:rsidRDefault="00AD37B7">
      <w:r>
        <w:t xml:space="preserve">    @Override</w:t>
      </w:r>
    </w:p>
    <w:p w:rsidR="00AD37B7" w:rsidRDefault="00AD37B7">
      <w:r>
        <w:t xml:space="preserve">    public void </w:t>
      </w:r>
      <w:proofErr w:type="spellStart"/>
      <w:r>
        <w:t>setApplicationEventPublisher</w:t>
      </w:r>
      <w:proofErr w:type="spellEnd"/>
      <w:r>
        <w:t>(</w:t>
      </w:r>
      <w:proofErr w:type="spellStart"/>
      <w:r>
        <w:t>ApplicationEventPublisher</w:t>
      </w:r>
      <w:proofErr w:type="spellEnd"/>
      <w:r>
        <w:t xml:space="preserve"> </w:t>
      </w:r>
      <w:proofErr w:type="spellStart"/>
      <w:r>
        <w:t>applicationEventPublisher</w:t>
      </w:r>
      <w:proofErr w:type="spellEnd"/>
      <w:r>
        <w:t>) {</w:t>
      </w:r>
    </w:p>
    <w:p w:rsidR="00AD37B7" w:rsidRDefault="00AD37B7">
      <w:r>
        <w:t xml:space="preserve">        </w:t>
      </w:r>
      <w:proofErr w:type="spellStart"/>
      <w:r>
        <w:t>this.eventPublisher</w:t>
      </w:r>
      <w:proofErr w:type="spellEnd"/>
      <w:r>
        <w:t xml:space="preserve"> = </w:t>
      </w:r>
      <w:proofErr w:type="spellStart"/>
      <w:r>
        <w:t>applicationEventPublisher</w:t>
      </w:r>
      <w:proofErr w:type="spellEnd"/>
      <w:r>
        <w:t>;</w:t>
      </w:r>
    </w:p>
    <w:p w:rsidR="00AD37B7" w:rsidRDefault="00AD37B7">
      <w:r>
        <w:t xml:space="preserve">    }</w:t>
      </w:r>
    </w:p>
    <w:p w:rsidR="00AD37B7" w:rsidRDefault="00AD37B7"/>
    <w:p w:rsidR="00AD37B7" w:rsidRDefault="00AD37B7">
      <w:r>
        <w:t xml:space="preserve">    public static &lt;T&gt; T </w:t>
      </w:r>
      <w:proofErr w:type="spellStart"/>
      <w:r>
        <w:t>checkResourceFound</w:t>
      </w:r>
      <w:proofErr w:type="spellEnd"/>
      <w:r>
        <w:t>(final T resource) {</w:t>
      </w:r>
    </w:p>
    <w:p w:rsidR="00AD37B7" w:rsidRDefault="00AD37B7">
      <w:r>
        <w:t xml:space="preserve">        if (resource == null) {</w:t>
      </w:r>
    </w:p>
    <w:p w:rsidR="00AD37B7" w:rsidRDefault="00AD37B7">
      <w:r>
        <w:t xml:space="preserve">            throw new HTTP404Exception("resource not found");</w:t>
      </w:r>
    </w:p>
    <w:p w:rsidR="00AD37B7" w:rsidRDefault="00AD37B7">
      <w:r>
        <w:t xml:space="preserve">        }</w:t>
      </w:r>
    </w:p>
    <w:p w:rsidR="00AD37B7" w:rsidRDefault="00AD37B7">
      <w:r>
        <w:t xml:space="preserve">        return resource;</w:t>
      </w:r>
    </w:p>
    <w:p w:rsidR="00AD37B7" w:rsidRDefault="00AD37B7">
      <w:r>
        <w:t xml:space="preserve">    }</w:t>
      </w:r>
    </w:p>
    <w:p w:rsidR="00AD37B7" w:rsidRDefault="00AD37B7"/>
    <w:p w:rsidR="006D003C" w:rsidRDefault="00AD37B7">
      <w:pPr>
        <w:rPr>
          <w:rFonts w:ascii="Times New Roman" w:hAnsi="Times New Roman"/>
          <w:color w:val="000000"/>
          <w:sz w:val="28"/>
          <w:szCs w:val="20"/>
        </w:rPr>
      </w:pPr>
      <w:r>
        <w:t>}</w:t>
      </w:r>
      <w:r w:rsidR="006D003C">
        <w:br w:type="page"/>
      </w:r>
    </w:p>
    <w:p w:rsidR="002310DA" w:rsidRDefault="002310DA" w:rsidP="006D003C">
      <w:pPr>
        <w:pStyle w:val="StyleHeading114ptBoldUnderlineLeft"/>
      </w:pPr>
    </w:p>
    <w:p w:rsidR="006D003C" w:rsidRDefault="006D003C" w:rsidP="006D003C">
      <w:pPr>
        <w:pStyle w:val="StyleHeading114ptBoldUnderlineLeft"/>
      </w:pPr>
      <w:bookmarkStart w:id="345" w:name="_Toc476586583"/>
      <w:r w:rsidRPr="00EA03DE">
        <w:t>1.</w:t>
      </w:r>
      <w:r w:rsidR="002310DA">
        <w:t>37</w:t>
      </w:r>
      <w:r w:rsidRPr="00EA03DE">
        <w:t xml:space="preserve"> </w:t>
      </w:r>
      <w:r>
        <w:t xml:space="preserve">–Add </w:t>
      </w:r>
      <w:proofErr w:type="spellStart"/>
      <w:r w:rsidR="002310DA">
        <w:t>P</w:t>
      </w:r>
      <w:r w:rsidR="0082386D">
        <w:t>e</w:t>
      </w:r>
      <w:r w:rsidR="002310DA">
        <w:t>rsonController</w:t>
      </w:r>
      <w:proofErr w:type="spellEnd"/>
      <w:r w:rsidR="002310DA">
        <w:t xml:space="preserve"> in the </w:t>
      </w:r>
      <w:proofErr w:type="spellStart"/>
      <w:r w:rsidR="002310DA">
        <w:t>rest.api</w:t>
      </w:r>
      <w:proofErr w:type="spellEnd"/>
      <w:r w:rsidR="002310DA">
        <w:t xml:space="preserve"> package</w:t>
      </w:r>
      <w:bookmarkEnd w:id="345"/>
    </w:p>
    <w:p w:rsidR="002310DA" w:rsidRDefault="002310DA" w:rsidP="006D003C">
      <w:pPr>
        <w:pStyle w:val="StyleHeading114ptBoldUnderlineLeft"/>
      </w:pPr>
    </w:p>
    <w:p w:rsidR="002310DA" w:rsidRDefault="002310DA" w:rsidP="00DB1FE4">
      <w:r>
        <w:t xml:space="preserve">package </w:t>
      </w:r>
      <w:proofErr w:type="spellStart"/>
      <w:r>
        <w:t>com.rollingstone.api.rest</w:t>
      </w:r>
      <w:proofErr w:type="spellEnd"/>
      <w:r>
        <w:t>;</w:t>
      </w:r>
    </w:p>
    <w:p w:rsidR="002310DA" w:rsidRDefault="002310DA" w:rsidP="00DB1FE4"/>
    <w:p w:rsidR="002310DA" w:rsidRDefault="002310DA" w:rsidP="00DB1FE4">
      <w:r>
        <w:t xml:space="preserve">import </w:t>
      </w:r>
      <w:proofErr w:type="spellStart"/>
      <w:r>
        <w:t>javax.servlet.http.HttpServletRequest</w:t>
      </w:r>
      <w:proofErr w:type="spellEnd"/>
      <w:r>
        <w:t>;</w:t>
      </w:r>
    </w:p>
    <w:p w:rsidR="002310DA" w:rsidRDefault="002310DA" w:rsidP="00DB1FE4">
      <w:r>
        <w:t xml:space="preserve">import </w:t>
      </w:r>
      <w:proofErr w:type="spellStart"/>
      <w:r>
        <w:t>javax.servlet.http.HttpServletResponse</w:t>
      </w:r>
      <w:proofErr w:type="spellEnd"/>
      <w:r>
        <w:t>;</w:t>
      </w:r>
    </w:p>
    <w:p w:rsidR="002310DA" w:rsidRDefault="002310DA" w:rsidP="00DB1FE4"/>
    <w:p w:rsidR="002310DA" w:rsidRDefault="002310DA" w:rsidP="00DB1FE4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2310DA" w:rsidRDefault="002310DA" w:rsidP="00DB1FE4">
      <w:r>
        <w:t xml:space="preserve">import </w:t>
      </w:r>
      <w:proofErr w:type="spellStart"/>
      <w:r>
        <w:t>org.springframework.data.domain.Page</w:t>
      </w:r>
      <w:proofErr w:type="spellEnd"/>
      <w:r>
        <w:t>;</w:t>
      </w:r>
    </w:p>
    <w:p w:rsidR="002310DA" w:rsidRDefault="002310DA" w:rsidP="00DB1FE4">
      <w:r>
        <w:t xml:space="preserve">import </w:t>
      </w:r>
      <w:proofErr w:type="spellStart"/>
      <w:r>
        <w:t>org.springframework.http.HttpStatus</w:t>
      </w:r>
      <w:proofErr w:type="spellEnd"/>
      <w:r>
        <w:t>;</w:t>
      </w:r>
    </w:p>
    <w:p w:rsidR="002310DA" w:rsidRDefault="002310DA" w:rsidP="00DB1FE4">
      <w:r>
        <w:t xml:space="preserve">import </w:t>
      </w:r>
      <w:proofErr w:type="spellStart"/>
      <w:r>
        <w:t>org.springframework.web.bind.annotation.PathVariable</w:t>
      </w:r>
      <w:proofErr w:type="spellEnd"/>
      <w:r>
        <w:t>;</w:t>
      </w:r>
    </w:p>
    <w:p w:rsidR="002310DA" w:rsidRDefault="002310DA" w:rsidP="00DB1FE4">
      <w:r>
        <w:t xml:space="preserve">import </w:t>
      </w:r>
      <w:proofErr w:type="spellStart"/>
      <w:r>
        <w:t>org.springframework.web.bind.annotation.RequestBody</w:t>
      </w:r>
      <w:proofErr w:type="spellEnd"/>
      <w:r>
        <w:t>;</w:t>
      </w:r>
    </w:p>
    <w:p w:rsidR="002310DA" w:rsidRDefault="002310DA" w:rsidP="00DB1FE4">
      <w:r>
        <w:t xml:space="preserve">import </w:t>
      </w:r>
      <w:proofErr w:type="spellStart"/>
      <w:r>
        <w:t>org.springframework.web.bind.annotation.RequestMapping</w:t>
      </w:r>
      <w:proofErr w:type="spellEnd"/>
      <w:r>
        <w:t>;</w:t>
      </w:r>
    </w:p>
    <w:p w:rsidR="002310DA" w:rsidRDefault="002310DA" w:rsidP="00DB1FE4">
      <w:r>
        <w:t xml:space="preserve">import </w:t>
      </w:r>
      <w:proofErr w:type="spellStart"/>
      <w:r>
        <w:t>org.springframework.web.bind.annotation.RequestMethod</w:t>
      </w:r>
      <w:proofErr w:type="spellEnd"/>
      <w:r>
        <w:t>;</w:t>
      </w:r>
    </w:p>
    <w:p w:rsidR="002310DA" w:rsidRDefault="002310DA" w:rsidP="00DB1FE4">
      <w:r>
        <w:t xml:space="preserve">import </w:t>
      </w:r>
      <w:proofErr w:type="spellStart"/>
      <w:r>
        <w:t>org.springframework.web.bind.annotation.RequestParam</w:t>
      </w:r>
      <w:proofErr w:type="spellEnd"/>
      <w:r>
        <w:t>;</w:t>
      </w:r>
    </w:p>
    <w:p w:rsidR="002310DA" w:rsidRDefault="002310DA" w:rsidP="00DB1FE4">
      <w:r>
        <w:t xml:space="preserve">import </w:t>
      </w:r>
      <w:proofErr w:type="spellStart"/>
      <w:r>
        <w:t>org.springframework.web.bind.annotation.ResponseBody</w:t>
      </w:r>
      <w:proofErr w:type="spellEnd"/>
      <w:r>
        <w:t>;</w:t>
      </w:r>
    </w:p>
    <w:p w:rsidR="002310DA" w:rsidRDefault="002310DA" w:rsidP="00DB1FE4">
      <w:r>
        <w:t xml:space="preserve">import </w:t>
      </w:r>
      <w:proofErr w:type="spellStart"/>
      <w:r>
        <w:t>org.springframework.web.bind.annotation.ResponseStatus</w:t>
      </w:r>
      <w:proofErr w:type="spellEnd"/>
      <w:r>
        <w:t>;</w:t>
      </w:r>
    </w:p>
    <w:p w:rsidR="002310DA" w:rsidRDefault="002310DA" w:rsidP="00DB1FE4">
      <w:r>
        <w:t xml:space="preserve">import </w:t>
      </w:r>
      <w:proofErr w:type="spellStart"/>
      <w:r>
        <w:t>org.springframework.web.bind.annotation.RestController</w:t>
      </w:r>
      <w:proofErr w:type="spellEnd"/>
      <w:r>
        <w:t>;</w:t>
      </w:r>
    </w:p>
    <w:p w:rsidR="002310DA" w:rsidRDefault="002310DA" w:rsidP="00DB1FE4"/>
    <w:p w:rsidR="002310DA" w:rsidRDefault="002310DA" w:rsidP="00DB1FE4">
      <w:r>
        <w:t xml:space="preserve">import </w:t>
      </w:r>
      <w:proofErr w:type="spellStart"/>
      <w:r>
        <w:t>com.rollingstone.domain.Person</w:t>
      </w:r>
      <w:proofErr w:type="spellEnd"/>
      <w:r>
        <w:t>;</w:t>
      </w:r>
    </w:p>
    <w:p w:rsidR="002310DA" w:rsidRDefault="002310DA" w:rsidP="00DB1FE4">
      <w:r>
        <w:t>import com.rollingstone.exception.HTTP404Exception;</w:t>
      </w:r>
    </w:p>
    <w:p w:rsidR="002310DA" w:rsidRDefault="002310DA" w:rsidP="00DB1FE4">
      <w:r>
        <w:t xml:space="preserve">import </w:t>
      </w:r>
      <w:proofErr w:type="spellStart"/>
      <w:r>
        <w:t>com.rollingstone.service.PersonService</w:t>
      </w:r>
      <w:proofErr w:type="spellEnd"/>
      <w:r>
        <w:t>;</w:t>
      </w:r>
    </w:p>
    <w:p w:rsidR="002310DA" w:rsidRDefault="002310DA" w:rsidP="00DB1FE4">
      <w:r>
        <w:t xml:space="preserve">import </w:t>
      </w:r>
      <w:proofErr w:type="spellStart"/>
      <w:r>
        <w:t>com.rollingstone.service.PersonServiceEvent</w:t>
      </w:r>
      <w:proofErr w:type="spellEnd"/>
      <w:r>
        <w:t>;</w:t>
      </w:r>
    </w:p>
    <w:p w:rsidR="002310DA" w:rsidRDefault="002310DA" w:rsidP="00DB1FE4"/>
    <w:p w:rsidR="002310DA" w:rsidRDefault="002310DA" w:rsidP="00DB1FE4"/>
    <w:p w:rsidR="002310DA" w:rsidRDefault="002310DA" w:rsidP="00DB1FE4">
      <w:r>
        <w:t>@</w:t>
      </w:r>
      <w:proofErr w:type="spellStart"/>
      <w:r>
        <w:t>RestController</w:t>
      </w:r>
      <w:proofErr w:type="spellEnd"/>
    </w:p>
    <w:p w:rsidR="002310DA" w:rsidRDefault="002310DA" w:rsidP="00DB1FE4">
      <w:r>
        <w:t>@</w:t>
      </w:r>
      <w:proofErr w:type="spellStart"/>
      <w:r>
        <w:t>RequestMapping</w:t>
      </w:r>
      <w:proofErr w:type="spellEnd"/>
      <w:r>
        <w:t>(value = "/rsmortgage-</w:t>
      </w:r>
      <w:proofErr w:type="spellStart"/>
      <w:r>
        <w:t>personservice</w:t>
      </w:r>
      <w:proofErr w:type="spellEnd"/>
      <w:r>
        <w:t>/v1/person")</w:t>
      </w:r>
    </w:p>
    <w:p w:rsidR="002310DA" w:rsidRDefault="002310DA" w:rsidP="00DB1FE4">
      <w:r>
        <w:t xml:space="preserve">public class </w:t>
      </w:r>
      <w:proofErr w:type="spellStart"/>
      <w:r>
        <w:t>PersonController</w:t>
      </w:r>
      <w:proofErr w:type="spellEnd"/>
      <w:r>
        <w:t xml:space="preserve"> extends </w:t>
      </w:r>
      <w:proofErr w:type="spellStart"/>
      <w:r>
        <w:t>AbstractRestHandler</w:t>
      </w:r>
      <w:proofErr w:type="spellEnd"/>
      <w:r>
        <w:t xml:space="preserve"> {</w:t>
      </w:r>
    </w:p>
    <w:p w:rsidR="002310DA" w:rsidRDefault="002310DA" w:rsidP="00DB1FE4"/>
    <w:p w:rsidR="002310DA" w:rsidRDefault="002310DA" w:rsidP="00DB1FE4">
      <w:r>
        <w:t xml:space="preserve">    @</w:t>
      </w:r>
      <w:proofErr w:type="spellStart"/>
      <w:r>
        <w:t>Autowired</w:t>
      </w:r>
      <w:proofErr w:type="spellEnd"/>
    </w:p>
    <w:p w:rsidR="002310DA" w:rsidRDefault="002310DA" w:rsidP="00DB1FE4">
      <w:r>
        <w:t xml:space="preserve">    private </w:t>
      </w:r>
      <w:proofErr w:type="spellStart"/>
      <w:r>
        <w:t>PersonService</w:t>
      </w:r>
      <w:proofErr w:type="spellEnd"/>
      <w:r>
        <w:t xml:space="preserve"> </w:t>
      </w:r>
      <w:proofErr w:type="spellStart"/>
      <w:r>
        <w:t>personService</w:t>
      </w:r>
      <w:proofErr w:type="spellEnd"/>
      <w:r>
        <w:t>;</w:t>
      </w:r>
    </w:p>
    <w:p w:rsidR="002310DA" w:rsidRDefault="002310DA" w:rsidP="00DB1FE4"/>
    <w:p w:rsidR="002310DA" w:rsidRDefault="002310DA" w:rsidP="00DB1FE4">
      <w:r>
        <w:t xml:space="preserve">    @</w:t>
      </w:r>
      <w:proofErr w:type="spellStart"/>
      <w:r>
        <w:t>RequestMapping</w:t>
      </w:r>
      <w:proofErr w:type="spellEnd"/>
      <w:r>
        <w:t>(value = "",</w:t>
      </w:r>
    </w:p>
    <w:p w:rsidR="002310DA" w:rsidRDefault="002310DA" w:rsidP="00DB1FE4">
      <w:r>
        <w:t xml:space="preserve">            method = </w:t>
      </w:r>
      <w:proofErr w:type="spellStart"/>
      <w:r>
        <w:t>RequestMethod.POST</w:t>
      </w:r>
      <w:proofErr w:type="spellEnd"/>
      <w:r>
        <w:t>,</w:t>
      </w:r>
    </w:p>
    <w:p w:rsidR="002310DA" w:rsidRDefault="002310DA" w:rsidP="00DB1FE4">
      <w:r>
        <w:t xml:space="preserve">            consumes = {"application/json", "application/xml"},</w:t>
      </w:r>
    </w:p>
    <w:p w:rsidR="002310DA" w:rsidRDefault="002310DA" w:rsidP="00DB1FE4">
      <w:r>
        <w:t xml:space="preserve">            produces = {"application/json", "application/xml"})</w:t>
      </w:r>
    </w:p>
    <w:p w:rsidR="002310DA" w:rsidRDefault="002310DA" w:rsidP="00DB1FE4">
      <w:r>
        <w:t xml:space="preserve">    @</w:t>
      </w:r>
      <w:proofErr w:type="spellStart"/>
      <w:r>
        <w:t>ResponseStatus</w:t>
      </w:r>
      <w:proofErr w:type="spellEnd"/>
      <w:r>
        <w:t>(</w:t>
      </w:r>
      <w:proofErr w:type="spellStart"/>
      <w:r>
        <w:t>HttpStatus.CREATED</w:t>
      </w:r>
      <w:proofErr w:type="spellEnd"/>
      <w:r>
        <w:t>)</w:t>
      </w:r>
    </w:p>
    <w:p w:rsidR="002310DA" w:rsidRDefault="002310DA" w:rsidP="00DB1FE4">
      <w:r>
        <w:t xml:space="preserve">    public void </w:t>
      </w:r>
      <w:proofErr w:type="spellStart"/>
      <w:r>
        <w:t>createPerson</w:t>
      </w:r>
      <w:proofErr w:type="spellEnd"/>
      <w:r>
        <w:t>(@</w:t>
      </w:r>
      <w:proofErr w:type="spellStart"/>
      <w:r>
        <w:t>RequestBody</w:t>
      </w:r>
      <w:proofErr w:type="spellEnd"/>
      <w:r>
        <w:t xml:space="preserve"> Person </w:t>
      </w:r>
      <w:proofErr w:type="spellStart"/>
      <w:r>
        <w:t>person</w:t>
      </w:r>
      <w:proofErr w:type="spellEnd"/>
      <w:r>
        <w:t>,</w:t>
      </w:r>
    </w:p>
    <w:p w:rsidR="002310DA" w:rsidRDefault="002310DA" w:rsidP="00DB1FE4">
      <w:r>
        <w:t xml:space="preserve">    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DB1FE4">
      <w:r>
        <w:t xml:space="preserve">        Person </w:t>
      </w:r>
      <w:proofErr w:type="spellStart"/>
      <w:r>
        <w:t>createdPerson</w:t>
      </w:r>
      <w:proofErr w:type="spellEnd"/>
      <w:r>
        <w:t xml:space="preserve"> = </w:t>
      </w:r>
      <w:proofErr w:type="spellStart"/>
      <w:r>
        <w:t>this.personService.createPerson</w:t>
      </w:r>
      <w:proofErr w:type="spellEnd"/>
      <w:r>
        <w:t>(person);</w:t>
      </w:r>
    </w:p>
    <w:p w:rsidR="002310DA" w:rsidRDefault="002310DA" w:rsidP="00DB1FE4">
      <w:r>
        <w:t xml:space="preserve">        </w:t>
      </w:r>
      <w:proofErr w:type="spellStart"/>
      <w:r>
        <w:t>eventPublisher.publishEvent</w:t>
      </w:r>
      <w:proofErr w:type="spellEnd"/>
      <w:r>
        <w:t xml:space="preserve">(new </w:t>
      </w:r>
      <w:proofErr w:type="spellStart"/>
      <w:r>
        <w:t>PersonServiceEvent</w:t>
      </w:r>
      <w:proofErr w:type="spellEnd"/>
      <w:r>
        <w:t>(this,"</w:t>
      </w:r>
      <w:proofErr w:type="spellStart"/>
      <w:r>
        <w:t>PersonCreated</w:t>
      </w:r>
      <w:proofErr w:type="spellEnd"/>
      <w:r>
        <w:t>",</w:t>
      </w:r>
      <w:proofErr w:type="spellStart"/>
      <w:r>
        <w:t>createdPerson</w:t>
      </w:r>
      <w:proofErr w:type="spellEnd"/>
      <w:r>
        <w:t>));</w:t>
      </w:r>
    </w:p>
    <w:p w:rsidR="002310DA" w:rsidRDefault="002310DA" w:rsidP="00DB1FE4">
      <w:r>
        <w:t xml:space="preserve">        </w:t>
      </w:r>
      <w:proofErr w:type="spellStart"/>
      <w:r>
        <w:t>response.setHeader</w:t>
      </w:r>
      <w:proofErr w:type="spellEnd"/>
      <w:r>
        <w:t>("Location", request.getRequestURL().append("/").append(createdPerson.getId()).toString());</w:t>
      </w:r>
    </w:p>
    <w:p w:rsidR="002310DA" w:rsidRDefault="002310DA" w:rsidP="00DB1FE4">
      <w:r>
        <w:lastRenderedPageBreak/>
        <w:t xml:space="preserve">    }</w:t>
      </w:r>
    </w:p>
    <w:p w:rsidR="002310DA" w:rsidRDefault="002310DA" w:rsidP="00DB1FE4"/>
    <w:p w:rsidR="002310DA" w:rsidRDefault="002310DA" w:rsidP="00DB1FE4">
      <w:r>
        <w:t xml:space="preserve">    @</w:t>
      </w:r>
      <w:proofErr w:type="spellStart"/>
      <w:r>
        <w:t>RequestMapping</w:t>
      </w:r>
      <w:proofErr w:type="spellEnd"/>
      <w:r>
        <w:t>(value = "",</w:t>
      </w:r>
    </w:p>
    <w:p w:rsidR="002310DA" w:rsidRDefault="002310DA" w:rsidP="00DB1FE4">
      <w:r>
        <w:t xml:space="preserve">            method = </w:t>
      </w:r>
      <w:proofErr w:type="spellStart"/>
      <w:r>
        <w:t>RequestMethod.GET</w:t>
      </w:r>
      <w:proofErr w:type="spellEnd"/>
      <w:r>
        <w:t>,</w:t>
      </w:r>
    </w:p>
    <w:p w:rsidR="002310DA" w:rsidRDefault="002310DA" w:rsidP="00DB1FE4">
      <w:r>
        <w:t xml:space="preserve">            produces = {"application/json", "application/xml"})</w:t>
      </w:r>
    </w:p>
    <w:p w:rsidR="002310DA" w:rsidRDefault="002310DA" w:rsidP="00DB1FE4">
      <w:r>
        <w:t xml:space="preserve">    @</w:t>
      </w:r>
      <w:proofErr w:type="spellStart"/>
      <w:r>
        <w:t>ResponseStatus</w:t>
      </w:r>
      <w:proofErr w:type="spellEnd"/>
      <w:r>
        <w:t>(</w:t>
      </w:r>
      <w:proofErr w:type="spellStart"/>
      <w:r>
        <w:t>HttpStatus.OK</w:t>
      </w:r>
      <w:proofErr w:type="spellEnd"/>
      <w:r>
        <w:t>)</w:t>
      </w:r>
    </w:p>
    <w:p w:rsidR="002310DA" w:rsidRDefault="002310DA" w:rsidP="00DB1FE4">
      <w:r>
        <w:t xml:space="preserve">    public</w:t>
      </w:r>
    </w:p>
    <w:p w:rsidR="002310DA" w:rsidRDefault="002310DA" w:rsidP="00DB1FE4">
      <w:r>
        <w:t xml:space="preserve">    @</w:t>
      </w:r>
      <w:proofErr w:type="spellStart"/>
      <w:r>
        <w:t>ResponseBody</w:t>
      </w:r>
      <w:proofErr w:type="spellEnd"/>
    </w:p>
    <w:p w:rsidR="002310DA" w:rsidRDefault="002310DA" w:rsidP="00DB1FE4">
      <w:r>
        <w:t xml:space="preserve">    Page&lt;Person&gt; </w:t>
      </w:r>
      <w:proofErr w:type="spellStart"/>
      <w:r>
        <w:t>getAllPerson</w:t>
      </w:r>
      <w:proofErr w:type="spellEnd"/>
      <w:r>
        <w:t>(@</w:t>
      </w:r>
      <w:proofErr w:type="spellStart"/>
      <w:r>
        <w:t>RequestParam</w:t>
      </w:r>
      <w:proofErr w:type="spellEnd"/>
      <w:r>
        <w:t xml:space="preserve">(value = "page", required = true, </w:t>
      </w:r>
      <w:proofErr w:type="spellStart"/>
      <w:r>
        <w:t>defaultValue</w:t>
      </w:r>
      <w:proofErr w:type="spellEnd"/>
      <w:r>
        <w:t xml:space="preserve"> = DEFAULT_PAGE_NUM) Integer page,</w:t>
      </w:r>
    </w:p>
    <w:p w:rsidR="002310DA" w:rsidRDefault="002310DA" w:rsidP="00DB1FE4">
      <w:r>
        <w:t xml:space="preserve">                                      @</w:t>
      </w:r>
      <w:proofErr w:type="spellStart"/>
      <w:r>
        <w:t>RequestParam</w:t>
      </w:r>
      <w:proofErr w:type="spellEnd"/>
      <w:r>
        <w:t xml:space="preserve">(value = "size", required = true, </w:t>
      </w:r>
      <w:proofErr w:type="spellStart"/>
      <w:r>
        <w:t>defaultValue</w:t>
      </w:r>
      <w:proofErr w:type="spellEnd"/>
      <w:r>
        <w:t xml:space="preserve"> = DEFAULT_PAGE_SIZE) Integer size,</w:t>
      </w:r>
    </w:p>
    <w:p w:rsidR="002310DA" w:rsidRDefault="002310DA" w:rsidP="00DB1FE4">
      <w:r>
        <w:t xml:space="preserve">         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DB1FE4">
      <w:r>
        <w:t xml:space="preserve">        return </w:t>
      </w:r>
      <w:proofErr w:type="spellStart"/>
      <w:r>
        <w:t>this.personService.getAllPersons</w:t>
      </w:r>
      <w:proofErr w:type="spellEnd"/>
      <w:r>
        <w:t>(page, size);</w:t>
      </w:r>
    </w:p>
    <w:p w:rsidR="002310DA" w:rsidRDefault="002310DA" w:rsidP="00DB1FE4">
      <w:r>
        <w:t xml:space="preserve">    }</w:t>
      </w:r>
    </w:p>
    <w:p w:rsidR="002310DA" w:rsidRDefault="002310DA" w:rsidP="00DB1FE4"/>
    <w:p w:rsidR="002310DA" w:rsidRDefault="002310DA" w:rsidP="00DB1FE4">
      <w:r>
        <w:t xml:space="preserve">    @</w:t>
      </w:r>
      <w:proofErr w:type="spellStart"/>
      <w:r>
        <w:t>RequestMapping</w:t>
      </w:r>
      <w:proofErr w:type="spellEnd"/>
      <w:r>
        <w:t>(value = "/{id}",</w:t>
      </w:r>
    </w:p>
    <w:p w:rsidR="002310DA" w:rsidRDefault="002310DA" w:rsidP="00DB1FE4">
      <w:r>
        <w:t xml:space="preserve">            method = </w:t>
      </w:r>
      <w:proofErr w:type="spellStart"/>
      <w:r>
        <w:t>RequestMethod.GET</w:t>
      </w:r>
      <w:proofErr w:type="spellEnd"/>
      <w:r>
        <w:t>,</w:t>
      </w:r>
    </w:p>
    <w:p w:rsidR="002310DA" w:rsidRDefault="002310DA" w:rsidP="00DB1FE4">
      <w:r>
        <w:t xml:space="preserve">            produces = {"application/json", "application/xml"})</w:t>
      </w:r>
    </w:p>
    <w:p w:rsidR="002310DA" w:rsidRDefault="002310DA" w:rsidP="00DB1FE4">
      <w:r>
        <w:t xml:space="preserve">    @</w:t>
      </w:r>
      <w:proofErr w:type="spellStart"/>
      <w:r>
        <w:t>ResponseStatus</w:t>
      </w:r>
      <w:proofErr w:type="spellEnd"/>
      <w:r>
        <w:t>(</w:t>
      </w:r>
      <w:proofErr w:type="spellStart"/>
      <w:r>
        <w:t>HttpStatus.OK</w:t>
      </w:r>
      <w:proofErr w:type="spellEnd"/>
      <w:r>
        <w:t>)</w:t>
      </w:r>
    </w:p>
    <w:p w:rsidR="002310DA" w:rsidRDefault="002310DA" w:rsidP="00DB1FE4">
      <w:r>
        <w:t xml:space="preserve">    public</w:t>
      </w:r>
    </w:p>
    <w:p w:rsidR="002310DA" w:rsidRDefault="002310DA" w:rsidP="00DB1FE4">
      <w:r>
        <w:t xml:space="preserve">    @</w:t>
      </w:r>
      <w:proofErr w:type="spellStart"/>
      <w:r>
        <w:t>ResponseBody</w:t>
      </w:r>
      <w:proofErr w:type="spellEnd"/>
    </w:p>
    <w:p w:rsidR="002310DA" w:rsidRDefault="002310DA" w:rsidP="00DB1FE4">
      <w:r>
        <w:t xml:space="preserve">    Person </w:t>
      </w:r>
      <w:proofErr w:type="spellStart"/>
      <w:r>
        <w:t>getPerson</w:t>
      </w:r>
      <w:proofErr w:type="spellEnd"/>
      <w:r>
        <w:t>(@</w:t>
      </w:r>
      <w:proofErr w:type="spellStart"/>
      <w:r>
        <w:t>PathVariable</w:t>
      </w:r>
      <w:proofErr w:type="spellEnd"/>
      <w:r>
        <w:t>("id") Long id,</w:t>
      </w:r>
    </w:p>
    <w:p w:rsidR="002310DA" w:rsidRDefault="002310DA" w:rsidP="00DB1FE4">
      <w:r>
        <w:t xml:space="preserve">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Exception {</w:t>
      </w:r>
    </w:p>
    <w:p w:rsidR="002310DA" w:rsidRDefault="002310DA" w:rsidP="00DB1FE4">
      <w:r>
        <w:t xml:space="preserve">        Person </w:t>
      </w:r>
      <w:proofErr w:type="spellStart"/>
      <w:r>
        <w:t>person</w:t>
      </w:r>
      <w:proofErr w:type="spellEnd"/>
      <w:r>
        <w:t xml:space="preserve"> = </w:t>
      </w:r>
      <w:proofErr w:type="spellStart"/>
      <w:r>
        <w:t>this.personService.getPerson</w:t>
      </w:r>
      <w:proofErr w:type="spellEnd"/>
      <w:r>
        <w:t>(id);</w:t>
      </w:r>
    </w:p>
    <w:p w:rsidR="002310DA" w:rsidRDefault="002310DA" w:rsidP="00DB1FE4">
      <w:r>
        <w:t xml:space="preserve">        </w:t>
      </w:r>
      <w:proofErr w:type="spellStart"/>
      <w:r>
        <w:t>checkResourceFound</w:t>
      </w:r>
      <w:proofErr w:type="spellEnd"/>
      <w:r>
        <w:t>(person);</w:t>
      </w:r>
    </w:p>
    <w:p w:rsidR="002310DA" w:rsidRDefault="002310DA" w:rsidP="00DB1FE4">
      <w:r>
        <w:t xml:space="preserve">        return person;</w:t>
      </w:r>
    </w:p>
    <w:p w:rsidR="002310DA" w:rsidRDefault="002310DA" w:rsidP="00DB1FE4">
      <w:r>
        <w:t xml:space="preserve">    }</w:t>
      </w:r>
    </w:p>
    <w:p w:rsidR="002310DA" w:rsidRDefault="002310DA" w:rsidP="00DB1FE4"/>
    <w:p w:rsidR="002310DA" w:rsidRDefault="002310DA" w:rsidP="00DB1FE4">
      <w:r>
        <w:t xml:space="preserve">    @</w:t>
      </w:r>
      <w:proofErr w:type="spellStart"/>
      <w:r>
        <w:t>RequestMapping</w:t>
      </w:r>
      <w:proofErr w:type="spellEnd"/>
      <w:r>
        <w:t>(value = "/{id}",</w:t>
      </w:r>
    </w:p>
    <w:p w:rsidR="002310DA" w:rsidRDefault="002310DA" w:rsidP="00DB1FE4">
      <w:r>
        <w:t xml:space="preserve">            method = </w:t>
      </w:r>
      <w:proofErr w:type="spellStart"/>
      <w:r>
        <w:t>RequestMethod.PUT</w:t>
      </w:r>
      <w:proofErr w:type="spellEnd"/>
      <w:r>
        <w:t>,</w:t>
      </w:r>
    </w:p>
    <w:p w:rsidR="002310DA" w:rsidRDefault="002310DA" w:rsidP="00DB1FE4">
      <w:r>
        <w:t xml:space="preserve">            consumes = {"application/json", "application/xml"},</w:t>
      </w:r>
    </w:p>
    <w:p w:rsidR="002310DA" w:rsidRDefault="002310DA" w:rsidP="00DB1FE4">
      <w:r>
        <w:t xml:space="preserve">            produces = {"application/json", "application/xml"})</w:t>
      </w:r>
    </w:p>
    <w:p w:rsidR="002310DA" w:rsidRDefault="002310DA" w:rsidP="00DB1FE4">
      <w:r>
        <w:t xml:space="preserve">    @</w:t>
      </w:r>
      <w:proofErr w:type="spellStart"/>
      <w:r>
        <w:t>ResponseStatus</w:t>
      </w:r>
      <w:proofErr w:type="spellEnd"/>
      <w:r>
        <w:t>(</w:t>
      </w:r>
      <w:proofErr w:type="spellStart"/>
      <w:r>
        <w:t>HttpStatus.NO_CONTENT</w:t>
      </w:r>
      <w:proofErr w:type="spellEnd"/>
      <w:r>
        <w:t>)</w:t>
      </w:r>
    </w:p>
    <w:p w:rsidR="002310DA" w:rsidRDefault="002310DA" w:rsidP="00DB1FE4">
      <w:r>
        <w:t xml:space="preserve">    public void </w:t>
      </w:r>
      <w:proofErr w:type="spellStart"/>
      <w:r>
        <w:t>updatePerson</w:t>
      </w:r>
      <w:proofErr w:type="spellEnd"/>
      <w:r>
        <w:t>(@</w:t>
      </w:r>
      <w:proofErr w:type="spellStart"/>
      <w:r>
        <w:t>PathVariable</w:t>
      </w:r>
      <w:proofErr w:type="spellEnd"/>
      <w:r>
        <w:t>("id") Long id, @</w:t>
      </w:r>
      <w:proofErr w:type="spellStart"/>
      <w:r>
        <w:t>RequestBody</w:t>
      </w:r>
      <w:proofErr w:type="spellEnd"/>
      <w:r>
        <w:t xml:space="preserve"> Person </w:t>
      </w:r>
      <w:proofErr w:type="spellStart"/>
      <w:r>
        <w:t>person</w:t>
      </w:r>
      <w:proofErr w:type="spellEnd"/>
      <w:r>
        <w:t>,</w:t>
      </w:r>
    </w:p>
    <w:p w:rsidR="002310DA" w:rsidRDefault="002310DA" w:rsidP="00DB1FE4">
      <w:r>
        <w:t xml:space="preserve">    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DB1FE4">
      <w:r>
        <w:t xml:space="preserve">        </w:t>
      </w:r>
      <w:proofErr w:type="spellStart"/>
      <w:r>
        <w:t>checkResourceFound</w:t>
      </w:r>
      <w:proofErr w:type="spellEnd"/>
      <w:r>
        <w:t>(</w:t>
      </w:r>
      <w:proofErr w:type="spellStart"/>
      <w:r>
        <w:t>this.personService.getPerson</w:t>
      </w:r>
      <w:proofErr w:type="spellEnd"/>
      <w:r>
        <w:t>(id));</w:t>
      </w:r>
    </w:p>
    <w:p w:rsidR="002310DA" w:rsidRDefault="002310DA" w:rsidP="00DB1FE4">
      <w:r>
        <w:t xml:space="preserve">        if (id != </w:t>
      </w:r>
      <w:proofErr w:type="spellStart"/>
      <w:r>
        <w:t>person.getId</w:t>
      </w:r>
      <w:proofErr w:type="spellEnd"/>
      <w:r>
        <w:t>()) throw new HTTP404Exception("ID doesn't match!");</w:t>
      </w:r>
    </w:p>
    <w:p w:rsidR="002310DA" w:rsidRDefault="002310DA" w:rsidP="00DB1FE4">
      <w:r>
        <w:t xml:space="preserve">        </w:t>
      </w:r>
      <w:proofErr w:type="spellStart"/>
      <w:r>
        <w:t>this.personService.updatePerson</w:t>
      </w:r>
      <w:proofErr w:type="spellEnd"/>
      <w:r>
        <w:t>(person);</w:t>
      </w:r>
    </w:p>
    <w:p w:rsidR="002310DA" w:rsidRDefault="002310DA" w:rsidP="00DB1FE4">
      <w:r>
        <w:t xml:space="preserve">    }</w:t>
      </w:r>
    </w:p>
    <w:p w:rsidR="002310DA" w:rsidRDefault="002310DA" w:rsidP="00DB1FE4"/>
    <w:p w:rsidR="002310DA" w:rsidRDefault="002310DA" w:rsidP="00DB1FE4">
      <w:r>
        <w:t xml:space="preserve">    @</w:t>
      </w:r>
      <w:proofErr w:type="spellStart"/>
      <w:r>
        <w:t>RequestMapping</w:t>
      </w:r>
      <w:proofErr w:type="spellEnd"/>
      <w:r>
        <w:t>(value = "/{id}",</w:t>
      </w:r>
    </w:p>
    <w:p w:rsidR="002310DA" w:rsidRDefault="002310DA" w:rsidP="00DB1FE4">
      <w:r>
        <w:t xml:space="preserve">            method = </w:t>
      </w:r>
      <w:proofErr w:type="spellStart"/>
      <w:r>
        <w:t>RequestMethod.DELETE</w:t>
      </w:r>
      <w:proofErr w:type="spellEnd"/>
      <w:r>
        <w:t>,</w:t>
      </w:r>
    </w:p>
    <w:p w:rsidR="002310DA" w:rsidRDefault="002310DA" w:rsidP="00DB1FE4">
      <w:r>
        <w:lastRenderedPageBreak/>
        <w:t xml:space="preserve">            produces = {"application/json", "application/xml"})</w:t>
      </w:r>
    </w:p>
    <w:p w:rsidR="002310DA" w:rsidRDefault="002310DA" w:rsidP="00DB1FE4">
      <w:r>
        <w:t xml:space="preserve">    @</w:t>
      </w:r>
      <w:proofErr w:type="spellStart"/>
      <w:r>
        <w:t>ResponseStatus</w:t>
      </w:r>
      <w:proofErr w:type="spellEnd"/>
      <w:r>
        <w:t>(</w:t>
      </w:r>
      <w:proofErr w:type="spellStart"/>
      <w:r>
        <w:t>HttpStatus.NO_CONTENT</w:t>
      </w:r>
      <w:proofErr w:type="spellEnd"/>
      <w:r>
        <w:t>)</w:t>
      </w:r>
    </w:p>
    <w:p w:rsidR="002310DA" w:rsidRDefault="002310DA" w:rsidP="00DB1FE4">
      <w:r>
        <w:t xml:space="preserve">    public void </w:t>
      </w:r>
      <w:proofErr w:type="spellStart"/>
      <w:r>
        <w:t>deletePerson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("id") Long id, </w:t>
      </w:r>
      <w:proofErr w:type="spellStart"/>
      <w:r>
        <w:t>HttpServletRequest</w:t>
      </w:r>
      <w:proofErr w:type="spellEnd"/>
      <w:r>
        <w:t xml:space="preserve"> request,</w:t>
      </w:r>
    </w:p>
    <w:p w:rsidR="002310DA" w:rsidRDefault="002310DA" w:rsidP="00DB1FE4">
      <w:r>
        <w:t xml:space="preserve">                                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DB1FE4">
      <w:r>
        <w:t xml:space="preserve">        </w:t>
      </w:r>
      <w:proofErr w:type="spellStart"/>
      <w:r>
        <w:t>checkResourceFound</w:t>
      </w:r>
      <w:proofErr w:type="spellEnd"/>
      <w:r>
        <w:t>(</w:t>
      </w:r>
      <w:proofErr w:type="spellStart"/>
      <w:r>
        <w:t>this.personService.getPerson</w:t>
      </w:r>
      <w:proofErr w:type="spellEnd"/>
      <w:r>
        <w:t>(id));</w:t>
      </w:r>
    </w:p>
    <w:p w:rsidR="002310DA" w:rsidRDefault="002310DA" w:rsidP="00DB1FE4">
      <w:r>
        <w:t xml:space="preserve">        </w:t>
      </w:r>
      <w:proofErr w:type="spellStart"/>
      <w:r>
        <w:t>this.personService.deletePerson</w:t>
      </w:r>
      <w:proofErr w:type="spellEnd"/>
      <w:r>
        <w:t>(id);</w:t>
      </w:r>
    </w:p>
    <w:p w:rsidR="002310DA" w:rsidRDefault="002310DA" w:rsidP="00DB1FE4">
      <w:r>
        <w:t xml:space="preserve">    }</w:t>
      </w:r>
    </w:p>
    <w:p w:rsidR="002310DA" w:rsidRDefault="002310DA" w:rsidP="00DB1FE4">
      <w:r>
        <w:t>}</w:t>
      </w:r>
    </w:p>
    <w:p w:rsidR="006D003C" w:rsidRDefault="006D003C" w:rsidP="00DB1FE4"/>
    <w:p w:rsidR="0082386D" w:rsidRDefault="0082386D">
      <w:r>
        <w:br w:type="page"/>
      </w:r>
    </w:p>
    <w:p w:rsidR="0082386D" w:rsidRDefault="0082386D" w:rsidP="0082386D">
      <w:pPr>
        <w:pStyle w:val="StyleHeading114ptBoldUnderlineLeft"/>
      </w:pPr>
      <w:bookmarkStart w:id="346" w:name="_Toc476586584"/>
      <w:r w:rsidRPr="00EA03DE">
        <w:lastRenderedPageBreak/>
        <w:t>1.</w:t>
      </w:r>
      <w:r>
        <w:t>38</w:t>
      </w:r>
      <w:r w:rsidRPr="00EA03DE">
        <w:t xml:space="preserve"> </w:t>
      </w:r>
      <w:r>
        <w:t xml:space="preserve">–Add </w:t>
      </w:r>
      <w:proofErr w:type="spellStart"/>
      <w:ins w:id="347" w:author="Caree2" w:date="2017-03-06T17:56:00Z">
        <w:r w:rsidR="00BE7A1E">
          <w:t>RestControllerAspect</w:t>
        </w:r>
        <w:proofErr w:type="spellEnd"/>
        <w:r w:rsidR="00BE7A1E">
          <w:t xml:space="preserve"> </w:t>
        </w:r>
      </w:ins>
      <w:del w:id="348" w:author="Caree2" w:date="2017-03-06T17:56:00Z">
        <w:r w:rsidDel="00BE7A1E">
          <w:delText xml:space="preserve">PersonController </w:delText>
        </w:r>
      </w:del>
      <w:r>
        <w:t>in the com.rollingstone package</w:t>
      </w:r>
      <w:bookmarkEnd w:id="346"/>
    </w:p>
    <w:p w:rsidR="0082386D" w:rsidRDefault="0082386D" w:rsidP="0082386D">
      <w:pPr>
        <w:pStyle w:val="StyleHeading114ptBoldUnderlineLeft"/>
      </w:pPr>
    </w:p>
    <w:p w:rsidR="0082386D" w:rsidRDefault="0082386D" w:rsidP="0082386D">
      <w:pPr>
        <w:pStyle w:val="StyleHeading114ptBoldUnderlineLeft"/>
      </w:pPr>
    </w:p>
    <w:p w:rsidR="0082386D" w:rsidRDefault="0082386D" w:rsidP="00DB1FE4">
      <w:r>
        <w:t>package com.rollingstone;</w:t>
      </w:r>
    </w:p>
    <w:p w:rsidR="0082386D" w:rsidRDefault="0082386D" w:rsidP="00DB1FE4"/>
    <w:p w:rsidR="0082386D" w:rsidRDefault="0082386D" w:rsidP="00DB1FE4">
      <w:r>
        <w:t xml:space="preserve">import </w:t>
      </w:r>
      <w:proofErr w:type="spellStart"/>
      <w:r>
        <w:t>java.util.NoSuchElementException</w:t>
      </w:r>
      <w:proofErr w:type="spellEnd"/>
      <w:r>
        <w:t>;</w:t>
      </w:r>
    </w:p>
    <w:p w:rsidR="0082386D" w:rsidRDefault="0082386D" w:rsidP="00DB1FE4"/>
    <w:p w:rsidR="0082386D" w:rsidRDefault="0082386D" w:rsidP="00DB1FE4">
      <w:r>
        <w:t xml:space="preserve">import </w:t>
      </w:r>
      <w:proofErr w:type="spellStart"/>
      <w:r>
        <w:t>org.aspectj.lang.JoinPoint</w:t>
      </w:r>
      <w:proofErr w:type="spellEnd"/>
      <w:r>
        <w:t>;</w:t>
      </w:r>
    </w:p>
    <w:p w:rsidR="0082386D" w:rsidRDefault="0082386D" w:rsidP="00DB1FE4">
      <w:r>
        <w:t xml:space="preserve">import </w:t>
      </w:r>
      <w:proofErr w:type="spellStart"/>
      <w:r>
        <w:t>org.aspectj.lang.annotation.AfterReturning</w:t>
      </w:r>
      <w:proofErr w:type="spellEnd"/>
      <w:r>
        <w:t>;</w:t>
      </w:r>
    </w:p>
    <w:p w:rsidR="0082386D" w:rsidRDefault="0082386D" w:rsidP="00DB1FE4">
      <w:r>
        <w:t xml:space="preserve">import </w:t>
      </w:r>
      <w:proofErr w:type="spellStart"/>
      <w:r>
        <w:t>org.aspectj.lang.annotation.AfterThrowing</w:t>
      </w:r>
      <w:proofErr w:type="spellEnd"/>
      <w:r>
        <w:t>;</w:t>
      </w:r>
    </w:p>
    <w:p w:rsidR="0082386D" w:rsidRDefault="0082386D" w:rsidP="00DB1FE4">
      <w:r>
        <w:t xml:space="preserve">import </w:t>
      </w:r>
      <w:proofErr w:type="spellStart"/>
      <w:r>
        <w:t>org.aspectj.lang.annotation.Aspect</w:t>
      </w:r>
      <w:proofErr w:type="spellEnd"/>
      <w:r>
        <w:t>;</w:t>
      </w:r>
    </w:p>
    <w:p w:rsidR="0082386D" w:rsidRDefault="0082386D" w:rsidP="00DB1FE4">
      <w:r>
        <w:t xml:space="preserve">import </w:t>
      </w:r>
      <w:proofErr w:type="spellStart"/>
      <w:r>
        <w:t>org.aspectj.lang.annotation.Before</w:t>
      </w:r>
      <w:proofErr w:type="spellEnd"/>
      <w:r>
        <w:t>;</w:t>
      </w:r>
    </w:p>
    <w:p w:rsidR="0082386D" w:rsidRDefault="0082386D" w:rsidP="00DB1FE4">
      <w:r>
        <w:t>import org.slf4j.Logger;</w:t>
      </w:r>
    </w:p>
    <w:p w:rsidR="0082386D" w:rsidRDefault="0082386D" w:rsidP="00DB1FE4">
      <w:r>
        <w:t>import org.slf4j.LoggerFactory;</w:t>
      </w:r>
    </w:p>
    <w:p w:rsidR="0082386D" w:rsidRDefault="0082386D" w:rsidP="00DB1FE4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82386D" w:rsidRDefault="0082386D" w:rsidP="00DB1FE4">
      <w:r>
        <w:t xml:space="preserve">import </w:t>
      </w:r>
      <w:proofErr w:type="spellStart"/>
      <w:r>
        <w:t>org.springframework.boot.actuate.metrics.CounterService</w:t>
      </w:r>
      <w:proofErr w:type="spellEnd"/>
      <w:r>
        <w:t>;</w:t>
      </w:r>
    </w:p>
    <w:p w:rsidR="0082386D" w:rsidRDefault="0082386D" w:rsidP="00DB1FE4">
      <w:r>
        <w:t xml:space="preserve">import </w:t>
      </w:r>
      <w:proofErr w:type="spellStart"/>
      <w:r>
        <w:t>org.springframework.stereotype.Component</w:t>
      </w:r>
      <w:proofErr w:type="spellEnd"/>
      <w:r>
        <w:t>;</w:t>
      </w:r>
    </w:p>
    <w:p w:rsidR="0082386D" w:rsidRDefault="0082386D" w:rsidP="00DB1FE4"/>
    <w:p w:rsidR="0082386D" w:rsidRDefault="0082386D" w:rsidP="00DB1FE4">
      <w:r>
        <w:t>@Aspect</w:t>
      </w:r>
    </w:p>
    <w:p w:rsidR="0082386D" w:rsidRDefault="0082386D" w:rsidP="00DB1FE4">
      <w:r>
        <w:t>@Component</w:t>
      </w:r>
    </w:p>
    <w:p w:rsidR="0082386D" w:rsidRDefault="0082386D" w:rsidP="00DB1FE4">
      <w:r>
        <w:t xml:space="preserve">public class </w:t>
      </w:r>
      <w:proofErr w:type="spellStart"/>
      <w:r>
        <w:t>RestControllerAspect</w:t>
      </w:r>
      <w:proofErr w:type="spellEnd"/>
      <w:r>
        <w:t xml:space="preserve"> {</w:t>
      </w:r>
    </w:p>
    <w:p w:rsidR="0082386D" w:rsidRDefault="0082386D" w:rsidP="00DB1FE4"/>
    <w:p w:rsidR="0082386D" w:rsidRDefault="0082386D" w:rsidP="00DB1FE4">
      <w:r>
        <w:tab/>
        <w:t xml:space="preserve">private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this.getClass</w:t>
      </w:r>
      <w:proofErr w:type="spellEnd"/>
      <w:r>
        <w:t>());</w:t>
      </w:r>
    </w:p>
    <w:p w:rsidR="0082386D" w:rsidRDefault="0082386D" w:rsidP="00DB1FE4">
      <w:r>
        <w:tab/>
      </w:r>
    </w:p>
    <w:p w:rsidR="0082386D" w:rsidRDefault="0082386D" w:rsidP="00DB1FE4">
      <w:r>
        <w:tab/>
        <w:t>@</w:t>
      </w:r>
      <w:proofErr w:type="spellStart"/>
      <w:r>
        <w:t>Autowired</w:t>
      </w:r>
      <w:proofErr w:type="spellEnd"/>
    </w:p>
    <w:p w:rsidR="0082386D" w:rsidRDefault="0082386D" w:rsidP="00DB1FE4">
      <w:r>
        <w:tab/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;</w:t>
      </w:r>
    </w:p>
    <w:p w:rsidR="0082386D" w:rsidRDefault="0082386D" w:rsidP="00DB1FE4"/>
    <w:p w:rsidR="0082386D" w:rsidRDefault="0082386D" w:rsidP="00DB1FE4">
      <w:r>
        <w:tab/>
        <w:t xml:space="preserve">@Before("execution(public * </w:t>
      </w:r>
      <w:proofErr w:type="spellStart"/>
      <w:r>
        <w:t>com.rollingstone.api.rest</w:t>
      </w:r>
      <w:proofErr w:type="spellEnd"/>
      <w:r>
        <w:t>.*Controller.*(..))")</w:t>
      </w:r>
    </w:p>
    <w:p w:rsidR="0082386D" w:rsidRDefault="0082386D" w:rsidP="00DB1FE4">
      <w:r>
        <w:tab/>
        <w:t xml:space="preserve">public void </w:t>
      </w:r>
      <w:proofErr w:type="spellStart"/>
      <w:r>
        <w:t>logBeforeRestCall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 xml:space="preserve">) throws </w:t>
      </w:r>
      <w:proofErr w:type="spellStart"/>
      <w:r>
        <w:t>Throwable</w:t>
      </w:r>
      <w:proofErr w:type="spellEnd"/>
      <w:r>
        <w:t xml:space="preserve"> {</w:t>
      </w:r>
    </w:p>
    <w:p w:rsidR="0082386D" w:rsidRDefault="0082386D" w:rsidP="00DB1FE4">
      <w:r>
        <w:tab/>
      </w:r>
      <w:r>
        <w:tab/>
        <w:t xml:space="preserve">logger.info(":::::AOP Before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tab/>
        <w:t>}</w:t>
      </w:r>
    </w:p>
    <w:p w:rsidR="0082386D" w:rsidRDefault="0082386D" w:rsidP="00DB1FE4">
      <w:r>
        <w:tab/>
      </w:r>
    </w:p>
    <w:p w:rsidR="0082386D" w:rsidRDefault="0082386D" w:rsidP="00DB1FE4">
      <w:r>
        <w:tab/>
        <w:t>@</w:t>
      </w:r>
      <w:proofErr w:type="spellStart"/>
      <w:r>
        <w:t>AfterReturning</w:t>
      </w:r>
      <w:proofErr w:type="spellEnd"/>
      <w:r>
        <w:t xml:space="preserve">("execution(public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Controller.createPerson</w:t>
      </w:r>
      <w:proofErr w:type="spellEnd"/>
      <w:r>
        <w:t>*(..))")</w:t>
      </w:r>
    </w:p>
    <w:p w:rsidR="0082386D" w:rsidRDefault="0082386D" w:rsidP="00DB1FE4">
      <w:r>
        <w:t xml:space="preserve">    public void </w:t>
      </w:r>
      <w:proofErr w:type="spellStart"/>
      <w:r>
        <w:t>afterCallingCreatePerson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DB1FE4">
      <w:r>
        <w:tab/>
      </w:r>
      <w:r>
        <w:tab/>
        <w:t>logger.info(":::::AOP @</w:t>
      </w:r>
      <w:proofErr w:type="spellStart"/>
      <w:r>
        <w:t>AfterReturning</w:t>
      </w:r>
      <w:proofErr w:type="spellEnd"/>
      <w:r>
        <w:t xml:space="preserve"> Create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t xml:space="preserve">        counterService.increment("com.rollingstone.api.rest.PersonController.createPerson");</w:t>
      </w:r>
    </w:p>
    <w:p w:rsidR="0082386D" w:rsidRDefault="0082386D" w:rsidP="00DB1FE4">
      <w:r>
        <w:t xml:space="preserve">    }</w:t>
      </w:r>
    </w:p>
    <w:p w:rsidR="0082386D" w:rsidRDefault="0082386D" w:rsidP="00DB1FE4">
      <w:r>
        <w:tab/>
      </w:r>
    </w:p>
    <w:p w:rsidR="0082386D" w:rsidRDefault="0082386D" w:rsidP="00DB1FE4">
      <w:r>
        <w:tab/>
        <w:t>@</w:t>
      </w:r>
      <w:proofErr w:type="spellStart"/>
      <w:r>
        <w:t>AfterReturning</w:t>
      </w:r>
      <w:proofErr w:type="spellEnd"/>
      <w:r>
        <w:t xml:space="preserve">("execution(public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Controller.getAllPerson</w:t>
      </w:r>
      <w:proofErr w:type="spellEnd"/>
      <w:r>
        <w:t>*(..))")</w:t>
      </w:r>
    </w:p>
    <w:p w:rsidR="0082386D" w:rsidRDefault="0082386D" w:rsidP="00DB1FE4">
      <w:r>
        <w:t xml:space="preserve">    public void </w:t>
      </w:r>
      <w:proofErr w:type="spellStart"/>
      <w:r>
        <w:t>afterCallinggetAllPerson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DB1FE4">
      <w:r>
        <w:tab/>
      </w:r>
      <w:r>
        <w:tab/>
        <w:t>logger.info(":::::AOP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getAllPerson</w:t>
      </w:r>
      <w:proofErr w:type="spellEnd"/>
      <w:r>
        <w:t xml:space="preserve">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lastRenderedPageBreak/>
        <w:t xml:space="preserve">        counterService.increment("com.rollingstone.api.rest.PersonController.getAllPerson");</w:t>
      </w:r>
    </w:p>
    <w:p w:rsidR="0082386D" w:rsidRDefault="0082386D" w:rsidP="00DB1FE4">
      <w:r>
        <w:t xml:space="preserve">    }</w:t>
      </w:r>
    </w:p>
    <w:p w:rsidR="0082386D" w:rsidRDefault="0082386D" w:rsidP="00DB1FE4"/>
    <w:p w:rsidR="0082386D" w:rsidRDefault="0082386D" w:rsidP="00DB1FE4">
      <w:r>
        <w:tab/>
      </w:r>
    </w:p>
    <w:p w:rsidR="0082386D" w:rsidRDefault="0082386D" w:rsidP="00DB1FE4">
      <w:r>
        <w:tab/>
        <w:t>@</w:t>
      </w:r>
      <w:proofErr w:type="spellStart"/>
      <w:r>
        <w:t>AfterReturning</w:t>
      </w:r>
      <w:proofErr w:type="spellEnd"/>
      <w:r>
        <w:t xml:space="preserve">("execution(public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Controller.getPerson</w:t>
      </w:r>
      <w:proofErr w:type="spellEnd"/>
      <w:r>
        <w:t>*(..))")</w:t>
      </w:r>
    </w:p>
    <w:p w:rsidR="0082386D" w:rsidRDefault="0082386D" w:rsidP="00DB1FE4">
      <w:r>
        <w:t xml:space="preserve">    public void </w:t>
      </w:r>
      <w:proofErr w:type="spellStart"/>
      <w:r>
        <w:t>afterCallinggetPerson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DB1FE4">
      <w:r>
        <w:tab/>
      </w:r>
      <w:r>
        <w:tab/>
        <w:t>logger.info(":::::AOP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getPErson</w:t>
      </w:r>
      <w:proofErr w:type="spellEnd"/>
      <w:r>
        <w:t xml:space="preserve">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t xml:space="preserve">        counterService.increment("com.rollingstone.api.rest.PersonController.getPerson");</w:t>
      </w:r>
    </w:p>
    <w:p w:rsidR="0082386D" w:rsidRDefault="0082386D" w:rsidP="00DB1FE4">
      <w:r>
        <w:t xml:space="preserve">    }</w:t>
      </w:r>
    </w:p>
    <w:p w:rsidR="0082386D" w:rsidRDefault="0082386D" w:rsidP="00DB1FE4"/>
    <w:p w:rsidR="0082386D" w:rsidRDefault="0082386D" w:rsidP="00DB1FE4">
      <w:r>
        <w:tab/>
      </w:r>
    </w:p>
    <w:p w:rsidR="0082386D" w:rsidRDefault="0082386D" w:rsidP="00DB1FE4">
      <w:r>
        <w:tab/>
        <w:t>@</w:t>
      </w:r>
      <w:proofErr w:type="spellStart"/>
      <w:r>
        <w:t>AfterReturning</w:t>
      </w:r>
      <w:proofErr w:type="spellEnd"/>
      <w:r>
        <w:t xml:space="preserve">("execution(public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Controller.updatePerson</w:t>
      </w:r>
      <w:proofErr w:type="spellEnd"/>
      <w:r>
        <w:t>*(..))")</w:t>
      </w:r>
    </w:p>
    <w:p w:rsidR="0082386D" w:rsidRDefault="0082386D" w:rsidP="00DB1FE4">
      <w:r>
        <w:t xml:space="preserve">    public void </w:t>
      </w:r>
      <w:proofErr w:type="spellStart"/>
      <w:r>
        <w:t>afterCallingupdatePerson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DB1FE4">
      <w:r>
        <w:tab/>
      </w:r>
      <w:r>
        <w:tab/>
        <w:t>logger.info(":::::AOP @</w:t>
      </w:r>
      <w:proofErr w:type="spellStart"/>
      <w:r>
        <w:t>AfterReturning</w:t>
      </w:r>
      <w:proofErr w:type="spellEnd"/>
      <w:r>
        <w:t xml:space="preserve"> update </w:t>
      </w:r>
      <w:proofErr w:type="spellStart"/>
      <w:r>
        <w:t>PErson</w:t>
      </w:r>
      <w:proofErr w:type="spellEnd"/>
      <w:r>
        <w:t xml:space="preserve">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t xml:space="preserve">        counterService.increment("com.rollingstone.api.rest.PersonController.updatePerson");</w:t>
      </w:r>
    </w:p>
    <w:p w:rsidR="0082386D" w:rsidRDefault="0082386D" w:rsidP="00DB1FE4">
      <w:r>
        <w:t xml:space="preserve">    }</w:t>
      </w:r>
    </w:p>
    <w:p w:rsidR="0082386D" w:rsidRDefault="0082386D" w:rsidP="00DB1FE4"/>
    <w:p w:rsidR="0082386D" w:rsidRDefault="0082386D" w:rsidP="00DB1FE4"/>
    <w:p w:rsidR="0082386D" w:rsidRDefault="0082386D" w:rsidP="00DB1FE4">
      <w:r>
        <w:t xml:space="preserve">    @</w:t>
      </w:r>
      <w:proofErr w:type="spellStart"/>
      <w:r>
        <w:t>AfterThrowing</w:t>
      </w:r>
      <w:proofErr w:type="spellEnd"/>
      <w:r>
        <w:t>(</w:t>
      </w:r>
      <w:proofErr w:type="spellStart"/>
      <w:r>
        <w:t>pointcut</w:t>
      </w:r>
      <w:proofErr w:type="spellEnd"/>
      <w:r>
        <w:t xml:space="preserve"> = "execution(public * </w:t>
      </w:r>
      <w:proofErr w:type="spellStart"/>
      <w:r>
        <w:t>com.rollingstone.api.rest</w:t>
      </w:r>
      <w:proofErr w:type="spellEnd"/>
      <w:r>
        <w:t>.*Controller.*(..))", throwing = "e")</w:t>
      </w:r>
    </w:p>
    <w:p w:rsidR="0082386D" w:rsidRDefault="0082386D" w:rsidP="00DB1FE4">
      <w:r>
        <w:t xml:space="preserve">    public void </w:t>
      </w:r>
      <w:proofErr w:type="spellStart"/>
      <w:r>
        <w:t>afterGetGreetingThrowsException</w:t>
      </w:r>
      <w:proofErr w:type="spellEnd"/>
      <w:r>
        <w:t>(</w:t>
      </w:r>
      <w:proofErr w:type="spellStart"/>
      <w:r>
        <w:t>NoSuchElementException</w:t>
      </w:r>
      <w:proofErr w:type="spellEnd"/>
      <w:r>
        <w:t xml:space="preserve"> e) {</w:t>
      </w:r>
    </w:p>
    <w:p w:rsidR="0082386D" w:rsidRDefault="0082386D" w:rsidP="00DB1FE4">
      <w:r>
        <w:t xml:space="preserve">        </w:t>
      </w:r>
      <w:proofErr w:type="spellStart"/>
      <w:r>
        <w:t>counterService.increment</w:t>
      </w:r>
      <w:proofErr w:type="spellEnd"/>
      <w:r>
        <w:t>("</w:t>
      </w:r>
      <w:proofErr w:type="spellStart"/>
      <w:r>
        <w:t>counter.errors.person.controller</w:t>
      </w:r>
      <w:proofErr w:type="spellEnd"/>
      <w:r>
        <w:t>");</w:t>
      </w:r>
    </w:p>
    <w:p w:rsidR="0082386D" w:rsidRDefault="0082386D" w:rsidP="00DB1FE4">
      <w:r>
        <w:t xml:space="preserve">    }</w:t>
      </w:r>
    </w:p>
    <w:p w:rsidR="0082386D" w:rsidRDefault="0082386D" w:rsidP="00DB1FE4">
      <w:r>
        <w:t>}</w:t>
      </w:r>
    </w:p>
    <w:p w:rsidR="0082386D" w:rsidRDefault="0082386D">
      <w:r>
        <w:br w:type="page"/>
      </w:r>
    </w:p>
    <w:p w:rsidR="0082386D" w:rsidRDefault="0082386D" w:rsidP="0082386D">
      <w:pPr>
        <w:pStyle w:val="StyleHeading114ptBoldUnderlineLeft"/>
      </w:pPr>
      <w:bookmarkStart w:id="349" w:name="_Toc476586585"/>
      <w:r w:rsidRPr="00EA03DE">
        <w:lastRenderedPageBreak/>
        <w:t>1.</w:t>
      </w:r>
      <w:r>
        <w:t>39</w:t>
      </w:r>
      <w:r w:rsidRPr="00EA03DE">
        <w:t xml:space="preserve"> </w:t>
      </w:r>
      <w:r>
        <w:t>–Add Application  class in the com.rollingstone package</w:t>
      </w:r>
      <w:bookmarkEnd w:id="349"/>
    </w:p>
    <w:p w:rsidR="0082386D" w:rsidRDefault="0082386D" w:rsidP="0082386D">
      <w:pPr>
        <w:pStyle w:val="StyleHeading114ptBoldUnderlineLeft"/>
      </w:pPr>
    </w:p>
    <w:p w:rsidR="0082386D" w:rsidRDefault="0082386D" w:rsidP="0082386D">
      <w:pPr>
        <w:pStyle w:val="StyleHeading114ptBoldUnderlineLeft"/>
      </w:pPr>
    </w:p>
    <w:p w:rsidR="0082386D" w:rsidRDefault="0082386D" w:rsidP="00DB1FE4">
      <w:r>
        <w:t>package com.rollingstone;</w:t>
      </w:r>
    </w:p>
    <w:p w:rsidR="0082386D" w:rsidRDefault="0082386D" w:rsidP="00DB1FE4"/>
    <w:p w:rsidR="0082386D" w:rsidRDefault="0082386D" w:rsidP="00DB1FE4">
      <w:r>
        <w:t>import org.slf4j.Logger;</w:t>
      </w:r>
    </w:p>
    <w:p w:rsidR="0082386D" w:rsidRDefault="0082386D" w:rsidP="00DB1FE4">
      <w:r>
        <w:t>import org.slf4j.LoggerFactory;</w:t>
      </w:r>
    </w:p>
    <w:p w:rsidR="0082386D" w:rsidRDefault="0082386D" w:rsidP="00DB1FE4">
      <w:r>
        <w:t xml:space="preserve">import </w:t>
      </w:r>
      <w:proofErr w:type="spellStart"/>
      <w:r>
        <w:t>org.springframework.boot.SpringApplication</w:t>
      </w:r>
      <w:proofErr w:type="spellEnd"/>
      <w:r>
        <w:t>;</w:t>
      </w:r>
    </w:p>
    <w:p w:rsidR="0082386D" w:rsidRDefault="0082386D" w:rsidP="00DB1FE4">
      <w:r>
        <w:t xml:space="preserve">import </w:t>
      </w:r>
      <w:proofErr w:type="spellStart"/>
      <w:r>
        <w:t>org.springframework.boot.autoconfigure.EnableAutoConfiguration</w:t>
      </w:r>
      <w:proofErr w:type="spellEnd"/>
      <w:r>
        <w:t>;</w:t>
      </w:r>
    </w:p>
    <w:p w:rsidR="0082386D" w:rsidRDefault="0082386D" w:rsidP="00DB1FE4">
      <w:r>
        <w:t xml:space="preserve">import </w:t>
      </w:r>
      <w:proofErr w:type="spellStart"/>
      <w:r>
        <w:t>org.springframework.boot.builder.SpringApplicationBuilder</w:t>
      </w:r>
      <w:proofErr w:type="spellEnd"/>
      <w:r>
        <w:t>;</w:t>
      </w:r>
    </w:p>
    <w:p w:rsidR="0082386D" w:rsidRDefault="0082386D" w:rsidP="00DB1FE4">
      <w:r>
        <w:t>import org.springframework.boot.context.web.SpringBootServletInitializer;</w:t>
      </w:r>
    </w:p>
    <w:p w:rsidR="0082386D" w:rsidRDefault="0082386D" w:rsidP="00DB1FE4">
      <w:r>
        <w:t xml:space="preserve">import </w:t>
      </w:r>
      <w:proofErr w:type="spellStart"/>
      <w:r>
        <w:t>org.springframework.context.annotation.ComponentScan</w:t>
      </w:r>
      <w:proofErr w:type="spellEnd"/>
      <w:r>
        <w:t>;</w:t>
      </w:r>
    </w:p>
    <w:p w:rsidR="0082386D" w:rsidRDefault="0082386D" w:rsidP="00DB1FE4">
      <w:r>
        <w:t>import org.springframework.data.jpa.repository.config.EnableJpaRepositories;</w:t>
      </w:r>
    </w:p>
    <w:p w:rsidR="0082386D" w:rsidRDefault="0082386D" w:rsidP="00DB1FE4"/>
    <w:p w:rsidR="0082386D" w:rsidRDefault="0082386D" w:rsidP="00DB1FE4">
      <w:r>
        <w:t>/*</w:t>
      </w:r>
    </w:p>
    <w:p w:rsidR="0082386D" w:rsidRDefault="0082386D" w:rsidP="00DB1FE4">
      <w:r>
        <w:t xml:space="preserve"> * This is the main Spring Boot application class. It configures Spring Boot, JPA, </w:t>
      </w:r>
      <w:proofErr w:type="gramStart"/>
      <w:r>
        <w:t>Swagger</w:t>
      </w:r>
      <w:proofErr w:type="gramEnd"/>
    </w:p>
    <w:p w:rsidR="0082386D" w:rsidRDefault="0082386D" w:rsidP="00DB1FE4">
      <w:r>
        <w:t xml:space="preserve"> */</w:t>
      </w:r>
    </w:p>
    <w:p w:rsidR="0082386D" w:rsidRDefault="0082386D" w:rsidP="00DB1FE4"/>
    <w:p w:rsidR="0082386D" w:rsidRDefault="0082386D" w:rsidP="00DB1FE4">
      <w:r>
        <w:t>@</w:t>
      </w:r>
      <w:proofErr w:type="spellStart"/>
      <w:r>
        <w:t>EnableAutoConfiguration</w:t>
      </w:r>
      <w:proofErr w:type="spellEnd"/>
      <w:r>
        <w:t xml:space="preserve">  // Sprint Boot Auto Configuration</w:t>
      </w:r>
    </w:p>
    <w:p w:rsidR="0082386D" w:rsidRDefault="0082386D" w:rsidP="00DB1FE4">
      <w:r>
        <w:t>@</w:t>
      </w:r>
      <w:proofErr w:type="spellStart"/>
      <w:r>
        <w:t>ComponentScan</w:t>
      </w:r>
      <w:proofErr w:type="spellEnd"/>
      <w:r>
        <w:t>(</w:t>
      </w:r>
      <w:proofErr w:type="spellStart"/>
      <w:r>
        <w:t>basePackages</w:t>
      </w:r>
      <w:proofErr w:type="spellEnd"/>
      <w:r>
        <w:t xml:space="preserve"> = "com.rollingstone")</w:t>
      </w:r>
    </w:p>
    <w:p w:rsidR="0082386D" w:rsidRDefault="0082386D" w:rsidP="00DB1FE4">
      <w:r>
        <w:t>@</w:t>
      </w:r>
      <w:proofErr w:type="spellStart"/>
      <w:r>
        <w:t>EnableJpaRepositories</w:t>
      </w:r>
      <w:proofErr w:type="spellEnd"/>
      <w:r>
        <w:t>("</w:t>
      </w:r>
      <w:proofErr w:type="spellStart"/>
      <w:r>
        <w:t>com.rollingstone.dao.jpa</w:t>
      </w:r>
      <w:proofErr w:type="spellEnd"/>
      <w:r>
        <w:t>") // To segregate MongoDB and JPA repositories. Otherwise not needed.</w:t>
      </w:r>
    </w:p>
    <w:p w:rsidR="0082386D" w:rsidRDefault="0082386D" w:rsidP="00DB1FE4">
      <w:r>
        <w:t xml:space="preserve">public class Application extends </w:t>
      </w:r>
      <w:proofErr w:type="spellStart"/>
      <w:r>
        <w:t>SpringBootServletInitializer</w:t>
      </w:r>
      <w:proofErr w:type="spellEnd"/>
      <w:r>
        <w:t xml:space="preserve"> {</w:t>
      </w:r>
    </w:p>
    <w:p w:rsidR="0082386D" w:rsidRDefault="0082386D" w:rsidP="00DB1FE4"/>
    <w:p w:rsidR="0082386D" w:rsidRDefault="0082386D" w:rsidP="00DB1FE4">
      <w:r>
        <w:t xml:space="preserve">    private static final Class&lt;Application&gt; </w:t>
      </w:r>
      <w:proofErr w:type="spellStart"/>
      <w:r>
        <w:t>applicationClass</w:t>
      </w:r>
      <w:proofErr w:type="spellEnd"/>
      <w:r>
        <w:t xml:space="preserve"> = </w:t>
      </w:r>
      <w:proofErr w:type="spellStart"/>
      <w:r>
        <w:t>Application.class</w:t>
      </w:r>
      <w:proofErr w:type="spellEnd"/>
      <w:r>
        <w:t>;</w:t>
      </w:r>
    </w:p>
    <w:p w:rsidR="0082386D" w:rsidRDefault="0082386D" w:rsidP="00DB1FE4">
      <w:r>
        <w:t xml:space="preserve">    private static final Logger log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applicationClass</w:t>
      </w:r>
      <w:proofErr w:type="spellEnd"/>
      <w:r>
        <w:t>);</w:t>
      </w:r>
    </w:p>
    <w:p w:rsidR="0082386D" w:rsidRDefault="0082386D" w:rsidP="00DB1FE4"/>
    <w:p w:rsidR="0082386D" w:rsidRDefault="0082386D" w:rsidP="00DB1FE4"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:rsidR="0082386D" w:rsidRDefault="0082386D" w:rsidP="00DB1FE4">
      <w:r>
        <w:tab/>
      </w:r>
      <w:r>
        <w:tab/>
      </w:r>
      <w:proofErr w:type="spellStart"/>
      <w:r>
        <w:t>SpringApplication.run</w:t>
      </w:r>
      <w:proofErr w:type="spellEnd"/>
      <w:r>
        <w:t>(</w:t>
      </w:r>
      <w:proofErr w:type="spellStart"/>
      <w:r>
        <w:t>applicationClass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82386D" w:rsidRDefault="0082386D" w:rsidP="00DB1FE4">
      <w:r>
        <w:tab/>
        <w:t>}</w:t>
      </w:r>
    </w:p>
    <w:p w:rsidR="0082386D" w:rsidRDefault="0082386D" w:rsidP="00DB1FE4"/>
    <w:p w:rsidR="0082386D" w:rsidRDefault="0082386D" w:rsidP="00DB1FE4">
      <w:r>
        <w:t xml:space="preserve">    @Override</w:t>
      </w:r>
    </w:p>
    <w:p w:rsidR="0082386D" w:rsidRDefault="0082386D" w:rsidP="00DB1FE4">
      <w:r>
        <w:t xml:space="preserve">    protected </w:t>
      </w:r>
      <w:proofErr w:type="spellStart"/>
      <w:r>
        <w:t>SpringApplicationBuilder</w:t>
      </w:r>
      <w:proofErr w:type="spellEnd"/>
      <w:r>
        <w:t xml:space="preserve"> configure(</w:t>
      </w:r>
      <w:proofErr w:type="spellStart"/>
      <w:r>
        <w:t>SpringApplicationBuilder</w:t>
      </w:r>
      <w:proofErr w:type="spellEnd"/>
      <w:r>
        <w:t xml:space="preserve"> application) {</w:t>
      </w:r>
    </w:p>
    <w:p w:rsidR="0082386D" w:rsidRDefault="0082386D" w:rsidP="00DB1FE4">
      <w:r>
        <w:t xml:space="preserve">        return </w:t>
      </w:r>
      <w:proofErr w:type="spellStart"/>
      <w:r>
        <w:t>application.sources</w:t>
      </w:r>
      <w:proofErr w:type="spellEnd"/>
      <w:r>
        <w:t>(</w:t>
      </w:r>
      <w:proofErr w:type="spellStart"/>
      <w:r>
        <w:t>applicationClass</w:t>
      </w:r>
      <w:proofErr w:type="spellEnd"/>
      <w:r>
        <w:t>);</w:t>
      </w:r>
    </w:p>
    <w:p w:rsidR="0082386D" w:rsidRDefault="0082386D" w:rsidP="00DB1FE4">
      <w:r>
        <w:t xml:space="preserve">    }</w:t>
      </w:r>
    </w:p>
    <w:p w:rsidR="0082386D" w:rsidRDefault="0082386D" w:rsidP="00DB1FE4"/>
    <w:p w:rsidR="0082386D" w:rsidRDefault="0082386D" w:rsidP="00DB1FE4">
      <w:r>
        <w:t>}</w:t>
      </w:r>
    </w:p>
    <w:p w:rsidR="006D003C" w:rsidRDefault="006D003C" w:rsidP="00DB1FE4"/>
    <w:p w:rsidR="006D003C" w:rsidRDefault="006D003C" w:rsidP="0091290A"/>
    <w:p w:rsidR="006D003C" w:rsidRDefault="006D003C" w:rsidP="00CE772D">
      <w:pPr>
        <w:pStyle w:val="StyleHeading114ptBoldUnderlineLeft"/>
      </w:pPr>
    </w:p>
    <w:p w:rsidR="006D003C" w:rsidRDefault="006D003C" w:rsidP="00CE772D">
      <w:pPr>
        <w:pStyle w:val="StyleHeading114ptBoldUnderlineLeft"/>
      </w:pPr>
    </w:p>
    <w:p w:rsidR="00BD3279" w:rsidRDefault="00BD3279" w:rsidP="00BD3279">
      <w:pPr>
        <w:pStyle w:val="StyleHeading114ptBoldUnderlineLeft"/>
      </w:pPr>
    </w:p>
    <w:p w:rsidR="000509B4" w:rsidRDefault="000509B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 w:rsidP="00CE772D">
      <w:pPr>
        <w:pStyle w:val="StyleHeading114ptBoldUnderlineLeft"/>
      </w:pPr>
      <w:bookmarkStart w:id="350" w:name="_Toc476586586"/>
      <w:r w:rsidRPr="00EA03DE">
        <w:lastRenderedPageBreak/>
        <w:t>1.</w:t>
      </w:r>
      <w:r w:rsidR="00126F8A">
        <w:t>40</w:t>
      </w:r>
      <w:r w:rsidRPr="00EA03DE">
        <w:t xml:space="preserve"> </w:t>
      </w:r>
      <w:r>
        <w:t>–Open Git Bash in project folder</w:t>
      </w:r>
      <w:bookmarkEnd w:id="350"/>
    </w:p>
    <w:p w:rsidR="00CE772D" w:rsidRDefault="00CE772D" w:rsidP="00CE772D">
      <w:pPr>
        <w:pStyle w:val="StyleHeading114ptBoldUnderlineLeft"/>
      </w:pPr>
    </w:p>
    <w:p w:rsidR="00CE772D" w:rsidRDefault="00126F8A">
      <w:r w:rsidRPr="00126F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21AA5" wp14:editId="3694E50A">
            <wp:extent cx="5943600" cy="69723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2D" w:rsidRDefault="00CE772D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126F8A" w:rsidRDefault="00126F8A" w:rsidP="00126F8A">
      <w:pPr>
        <w:pStyle w:val="StyleHeading114ptBoldUnderlineLeft"/>
      </w:pPr>
      <w:bookmarkStart w:id="351" w:name="_Toc476586587"/>
      <w:r w:rsidRPr="00EA03DE">
        <w:t>1.</w:t>
      </w:r>
      <w:r>
        <w:t>41</w:t>
      </w:r>
      <w:r w:rsidRPr="00EA03DE">
        <w:t xml:space="preserve"> </w:t>
      </w:r>
      <w:r>
        <w:t>–Run build</w:t>
      </w:r>
      <w:bookmarkEnd w:id="351"/>
    </w:p>
    <w:p w:rsidR="00126F8A" w:rsidRDefault="00126F8A" w:rsidP="00126F8A">
      <w:pPr>
        <w:pStyle w:val="StyleHeading114ptBoldUnderlineLeft"/>
      </w:pPr>
    </w:p>
    <w:p w:rsidR="00126F8A" w:rsidRDefault="00126F8A" w:rsidP="00DB1FE4">
      <w:r>
        <w:rPr>
          <w:noProof/>
        </w:rPr>
        <w:drawing>
          <wp:inline distT="0" distB="0" distL="0" distR="0" wp14:anchorId="1B302F6B" wp14:editId="2297E18E">
            <wp:extent cx="5943600" cy="1096010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8A" w:rsidRDefault="00126F8A" w:rsidP="00126F8A">
      <w:pPr>
        <w:pStyle w:val="StyleHeading114ptBoldUnderlineLeft"/>
      </w:pPr>
    </w:p>
    <w:p w:rsidR="00126F8A" w:rsidRDefault="00126F8A" w:rsidP="00126F8A">
      <w:pPr>
        <w:pStyle w:val="StyleHeading114ptBoldUnderlineLeft"/>
      </w:pPr>
    </w:p>
    <w:p w:rsidR="005D0CBD" w:rsidRDefault="005D0CB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26F8A" w:rsidRDefault="00126F8A" w:rsidP="00126F8A">
      <w:pPr>
        <w:pStyle w:val="StyleHeading114ptBoldUnderlineLeft"/>
      </w:pPr>
      <w:bookmarkStart w:id="352" w:name="_Toc476586588"/>
      <w:r w:rsidRPr="00EA03DE">
        <w:lastRenderedPageBreak/>
        <w:t>1.</w:t>
      </w:r>
      <w:r>
        <w:t>4</w:t>
      </w:r>
      <w:r w:rsidR="005D0CBD">
        <w:t>2</w:t>
      </w:r>
      <w:r w:rsidRPr="00EA03DE">
        <w:t xml:space="preserve"> </w:t>
      </w:r>
      <w:r>
        <w:t>–Build successful</w:t>
      </w:r>
      <w:bookmarkEnd w:id="352"/>
    </w:p>
    <w:p w:rsidR="005D0CBD" w:rsidRDefault="005D0CBD" w:rsidP="00126F8A">
      <w:pPr>
        <w:pStyle w:val="StyleHeading114ptBoldUnderlineLeft"/>
      </w:pPr>
    </w:p>
    <w:p w:rsidR="005D0CBD" w:rsidRDefault="005D0CBD" w:rsidP="00DB1FE4">
      <w:r>
        <w:rPr>
          <w:noProof/>
        </w:rPr>
        <w:drawing>
          <wp:inline distT="0" distB="0" distL="0" distR="0" wp14:anchorId="184E4DD6" wp14:editId="0F0CC650">
            <wp:extent cx="5943600" cy="352869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BD" w:rsidRDefault="005D0CBD" w:rsidP="00126F8A">
      <w:pPr>
        <w:pStyle w:val="StyleHeading114ptBoldUnderlineLeft"/>
      </w:pPr>
    </w:p>
    <w:p w:rsidR="005D0CBD" w:rsidRDefault="005D0CBD" w:rsidP="00126F8A">
      <w:pPr>
        <w:pStyle w:val="StyleHeading114ptBoldUnderlineLeft"/>
      </w:pPr>
    </w:p>
    <w:p w:rsidR="005D0CBD" w:rsidRDefault="005D0CB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5D0CBD" w:rsidRDefault="005D0CBD" w:rsidP="005D0CBD">
      <w:pPr>
        <w:pStyle w:val="StyleHeading114ptBoldUnderlineLeft"/>
      </w:pPr>
      <w:bookmarkStart w:id="353" w:name="_Toc476586589"/>
      <w:r w:rsidRPr="00EA03DE">
        <w:lastRenderedPageBreak/>
        <w:t>1.</w:t>
      </w:r>
      <w:r>
        <w:t>43</w:t>
      </w:r>
      <w:r w:rsidRPr="00EA03DE">
        <w:t xml:space="preserve"> </w:t>
      </w:r>
      <w:r>
        <w:t>–Now Run</w:t>
      </w:r>
      <w:bookmarkEnd w:id="353"/>
    </w:p>
    <w:p w:rsidR="005D0CBD" w:rsidRDefault="005D0CBD" w:rsidP="005D0CBD">
      <w:pPr>
        <w:pStyle w:val="StyleHeading114ptBoldUnderlineLeft"/>
      </w:pPr>
    </w:p>
    <w:p w:rsidR="005D0CBD" w:rsidRDefault="005D0CBD" w:rsidP="00DB1FE4">
      <w:r>
        <w:t>java -jar -</w:t>
      </w:r>
      <w:proofErr w:type="spellStart"/>
      <w:r>
        <w:t>Dspring.profiles.active</w:t>
      </w:r>
      <w:proofErr w:type="spellEnd"/>
      <w:r>
        <w:t>=mysql target/udemy-rsmortgage-person-service-0.3.0.jar</w:t>
      </w:r>
    </w:p>
    <w:p w:rsidR="005D0CBD" w:rsidRDefault="005D0CBD" w:rsidP="005D0CBD">
      <w:pPr>
        <w:pStyle w:val="StyleHeading114ptBoldUnderlineLeft"/>
        <w:rPr>
          <w:rFonts w:ascii="Courier New" w:hAnsi="Courier New" w:cs="Courier New"/>
        </w:rPr>
      </w:pPr>
    </w:p>
    <w:p w:rsidR="005D0CBD" w:rsidRDefault="005D0CBD" w:rsidP="00DB1FE4">
      <w:r>
        <w:rPr>
          <w:noProof/>
        </w:rPr>
        <w:drawing>
          <wp:inline distT="0" distB="0" distL="0" distR="0" wp14:anchorId="0C316A4A" wp14:editId="5EC758DF">
            <wp:extent cx="5943600" cy="2006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BD" w:rsidRDefault="005D0CBD" w:rsidP="005D0CBD">
      <w:pPr>
        <w:pStyle w:val="StyleHeading114ptBoldUnderlineLeft"/>
      </w:pPr>
    </w:p>
    <w:p w:rsidR="005D0CBD" w:rsidRDefault="005D0CBD" w:rsidP="00DB1FE4">
      <w:r>
        <w:rPr>
          <w:noProof/>
        </w:rPr>
        <w:drawing>
          <wp:inline distT="0" distB="0" distL="0" distR="0" wp14:anchorId="5D2F286E" wp14:editId="752EDB8D">
            <wp:extent cx="5943600" cy="3123565"/>
            <wp:effectExtent l="0" t="0" r="0" b="6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BD" w:rsidRDefault="005D0CBD" w:rsidP="005D0CBD">
      <w:pPr>
        <w:pStyle w:val="StyleHeading114ptBoldUnderlineLeft"/>
      </w:pPr>
    </w:p>
    <w:p w:rsidR="005D0CBD" w:rsidRDefault="005D0CBD" w:rsidP="005D0CBD">
      <w:pPr>
        <w:pStyle w:val="StyleHeading114ptBoldUnderlineLeft"/>
      </w:pPr>
    </w:p>
    <w:p w:rsidR="00126F8A" w:rsidRDefault="00126F8A" w:rsidP="00126F8A">
      <w:pPr>
        <w:pStyle w:val="StyleHeading114ptBoldUnderlineLeft"/>
      </w:pPr>
    </w:p>
    <w:p w:rsidR="00126F8A" w:rsidRDefault="00126F8A" w:rsidP="00126F8A">
      <w:pPr>
        <w:pStyle w:val="StyleHeading114ptBoldUnderlineLeft"/>
      </w:pPr>
    </w:p>
    <w:p w:rsidR="00126F8A" w:rsidRDefault="00126F8A" w:rsidP="00CE772D">
      <w:pPr>
        <w:pStyle w:val="StyleHeading114ptBoldUnderlineLeft"/>
      </w:pPr>
    </w:p>
    <w:p w:rsidR="00E95C66" w:rsidRDefault="00E95C6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95C66" w:rsidRDefault="00E95C66" w:rsidP="00E95C66">
      <w:pPr>
        <w:pStyle w:val="StyleHeading114ptBoldUnderlineLeft"/>
      </w:pPr>
      <w:bookmarkStart w:id="354" w:name="_Toc476586590"/>
      <w:r w:rsidRPr="00EA03DE">
        <w:lastRenderedPageBreak/>
        <w:t>1.</w:t>
      </w:r>
      <w:r>
        <w:t>44</w:t>
      </w:r>
      <w:r w:rsidRPr="00EA03DE">
        <w:t xml:space="preserve"> </w:t>
      </w:r>
      <w:r>
        <w:t>–Verify Database</w:t>
      </w:r>
      <w:bookmarkEnd w:id="354"/>
    </w:p>
    <w:p w:rsidR="00E95C66" w:rsidRDefault="00E95C66" w:rsidP="00E95C66">
      <w:pPr>
        <w:pStyle w:val="StyleHeading114ptBoldUnderlineLeft"/>
      </w:pPr>
    </w:p>
    <w:p w:rsidR="00E95C66" w:rsidRDefault="00E95C66" w:rsidP="00DB1FE4">
      <w:r>
        <w:rPr>
          <w:noProof/>
        </w:rPr>
        <w:drawing>
          <wp:inline distT="0" distB="0" distL="0" distR="0" wp14:anchorId="1009000E" wp14:editId="4453E2E4">
            <wp:extent cx="4333875" cy="16573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66" w:rsidRDefault="00E95C66" w:rsidP="00E95C66">
      <w:pPr>
        <w:pStyle w:val="StyleHeading114ptBoldUnderlineLeft"/>
      </w:pPr>
    </w:p>
    <w:p w:rsidR="00E95C66" w:rsidRDefault="00E95C66" w:rsidP="00E95C66">
      <w:pPr>
        <w:pStyle w:val="StyleHeading114ptBoldUnderlineLeft"/>
      </w:pPr>
    </w:p>
    <w:p w:rsidR="00E95C66" w:rsidRDefault="00E95C6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95C66" w:rsidRDefault="00E95C66" w:rsidP="00E95C66">
      <w:pPr>
        <w:pStyle w:val="StyleHeading114ptBoldUnderlineLeft"/>
      </w:pPr>
      <w:bookmarkStart w:id="355" w:name="_Toc476586591"/>
      <w:r w:rsidRPr="00EA03DE">
        <w:lastRenderedPageBreak/>
        <w:t>1.</w:t>
      </w:r>
      <w:r>
        <w:t>45</w:t>
      </w:r>
      <w:r w:rsidRPr="00EA03DE">
        <w:t xml:space="preserve"> </w:t>
      </w:r>
      <w:r>
        <w:t>–Verify Database Data</w:t>
      </w:r>
      <w:bookmarkEnd w:id="355"/>
    </w:p>
    <w:p w:rsidR="00E95C66" w:rsidRDefault="00E95C66" w:rsidP="00E95C66">
      <w:pPr>
        <w:pStyle w:val="StyleHeading114ptBoldUnderlineLeft"/>
      </w:pPr>
    </w:p>
    <w:p w:rsidR="00E95C66" w:rsidRDefault="00E95C66" w:rsidP="00DB1FE4">
      <w:del w:id="356" w:author="Caree2" w:date="2017-03-06T17:58:00Z">
        <w:r w:rsidDel="00610E31">
          <w:rPr>
            <w:noProof/>
          </w:rPr>
          <w:drawing>
            <wp:inline distT="0" distB="0" distL="0" distR="0" wp14:anchorId="0E98F958" wp14:editId="1DA25DD7">
              <wp:extent cx="5943600" cy="4706620"/>
              <wp:effectExtent l="0" t="0" r="0" b="0"/>
              <wp:docPr id="112" name="Picture 1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706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57" w:author="Caree2" w:date="2017-03-06T17:58:00Z">
        <w:r w:rsidR="00610E31" w:rsidRPr="00610E31">
          <w:rPr>
            <w:noProof/>
          </w:rPr>
          <w:t xml:space="preserve"> </w:t>
        </w:r>
        <w:r w:rsidR="00610E31">
          <w:rPr>
            <w:noProof/>
          </w:rPr>
          <w:drawing>
            <wp:inline distT="0" distB="0" distL="0" distR="0" wp14:anchorId="77F3D434" wp14:editId="64E6A6C6">
              <wp:extent cx="5943600" cy="3890645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90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95C66" w:rsidRDefault="00E95C66" w:rsidP="00E95C66">
      <w:pPr>
        <w:pStyle w:val="StyleHeading114ptBoldUnderlineLeft"/>
      </w:pPr>
    </w:p>
    <w:p w:rsidR="00E95C66" w:rsidRDefault="00E95C66" w:rsidP="00E95C66">
      <w:pPr>
        <w:pStyle w:val="StyleHeading114ptBoldUnderlineLeft"/>
      </w:pPr>
    </w:p>
    <w:p w:rsidR="00E95C66" w:rsidRDefault="00E95C66" w:rsidP="00CE772D">
      <w:pPr>
        <w:pStyle w:val="StyleHeading114ptBoldUnderlineLeft"/>
      </w:pPr>
    </w:p>
    <w:p w:rsidR="009D333E" w:rsidRDefault="009D333E" w:rsidP="0091290A"/>
    <w:p w:rsidR="009D333E" w:rsidRDefault="009D333E"/>
    <w:p w:rsidR="009D333E" w:rsidRDefault="009D333E"/>
    <w:p w:rsidR="005D3543" w:rsidRDefault="005D354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/>
    <w:p w:rsidR="002A37B7" w:rsidRDefault="002A37B7" w:rsidP="00DB1FE4"/>
    <w:p w:rsidR="00FE43A3" w:rsidRDefault="00FE43A3" w:rsidP="00FE43A3">
      <w:pPr>
        <w:pStyle w:val="StyleHeading114ptBoldUnderlineLeft"/>
      </w:pPr>
      <w:bookmarkStart w:id="358" w:name="_Toc476586592"/>
      <w:r w:rsidRPr="00EA03DE">
        <w:t>1.</w:t>
      </w:r>
      <w:r>
        <w:t>46</w:t>
      </w:r>
      <w:r w:rsidRPr="00EA03DE">
        <w:t xml:space="preserve"> </w:t>
      </w:r>
      <w:r>
        <w:t xml:space="preserve">–Verify Data </w:t>
      </w:r>
      <w:r w:rsidR="0037790C">
        <w:t>Retrieval</w:t>
      </w:r>
      <w:r>
        <w:t xml:space="preserve"> API is working</w:t>
      </w:r>
      <w:bookmarkEnd w:id="358"/>
    </w:p>
    <w:p w:rsidR="00FE43A3" w:rsidRDefault="00FE43A3" w:rsidP="00FE43A3">
      <w:pPr>
        <w:pStyle w:val="StyleHeading114ptBoldUnderlineLeft"/>
      </w:pPr>
    </w:p>
    <w:p w:rsidR="003B08EA" w:rsidRDefault="003B08EA" w:rsidP="00FE43A3">
      <w:pPr>
        <w:pStyle w:val="StyleHeading114ptBoldUnderlineLeft"/>
      </w:pPr>
    </w:p>
    <w:p w:rsidR="003B08EA" w:rsidRDefault="003B08EA" w:rsidP="00DB1FE4">
      <w:hyperlink r:id="rId30" w:history="1">
        <w:r w:rsidRPr="007302E7">
          <w:rPr>
            <w:rStyle w:val="Hyperlink"/>
          </w:rPr>
          <w:t>http://localhost:8090/rsmortgage-personservice/v1/person</w:t>
        </w:r>
      </w:hyperlink>
    </w:p>
    <w:p w:rsidR="003B08EA" w:rsidRDefault="003B08EA" w:rsidP="00FE43A3">
      <w:pPr>
        <w:pStyle w:val="StyleHeading114ptBoldUnderlineLeft"/>
      </w:pPr>
    </w:p>
    <w:p w:rsidR="003B08EA" w:rsidRDefault="003B08EA" w:rsidP="00FE43A3">
      <w:pPr>
        <w:pStyle w:val="StyleHeading114ptBoldUnderlineLeft"/>
      </w:pPr>
    </w:p>
    <w:p w:rsidR="00FE43A3" w:rsidRDefault="003B08EA" w:rsidP="00DB1FE4">
      <w:del w:id="359" w:author="Caree2" w:date="2017-03-04T08:03:00Z">
        <w:r w:rsidDel="00DB1FE4">
          <w:rPr>
            <w:noProof/>
          </w:rPr>
          <w:drawing>
            <wp:inline distT="0" distB="0" distL="0" distR="0" wp14:anchorId="72558ACA" wp14:editId="56BA5E98">
              <wp:extent cx="5943600" cy="1876425"/>
              <wp:effectExtent l="0" t="0" r="0" b="9525"/>
              <wp:docPr id="113" name="Picture 1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876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60" w:author="Caree2" w:date="2017-03-04T08:03:00Z">
        <w:r w:rsidR="00DB1FE4" w:rsidRPr="00DB1FE4">
          <w:rPr>
            <w:noProof/>
          </w:rPr>
          <w:t xml:space="preserve"> </w:t>
        </w:r>
        <w:r w:rsidR="00DB1FE4">
          <w:rPr>
            <w:noProof/>
          </w:rPr>
          <w:drawing>
            <wp:inline distT="0" distB="0" distL="0" distR="0" wp14:anchorId="73E14316" wp14:editId="07CB3645">
              <wp:extent cx="5943600" cy="1896110"/>
              <wp:effectExtent l="0" t="0" r="0" b="889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896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B08EA" w:rsidRDefault="003B08EA" w:rsidP="00FE43A3">
      <w:pPr>
        <w:pStyle w:val="StyleHeading114ptBoldUnderlineLeft"/>
      </w:pPr>
    </w:p>
    <w:p w:rsidR="003B08EA" w:rsidRDefault="003B08EA" w:rsidP="00FE43A3">
      <w:pPr>
        <w:pStyle w:val="StyleHeading114ptBoldUnderlineLeft"/>
      </w:pPr>
    </w:p>
    <w:p w:rsidR="003B08EA" w:rsidRDefault="003B08EA" w:rsidP="00DB1FE4">
      <w:del w:id="361" w:author="Caree2" w:date="2017-03-04T08:04:00Z">
        <w:r w:rsidDel="00DB1FE4">
          <w:rPr>
            <w:noProof/>
          </w:rPr>
          <w:drawing>
            <wp:inline distT="0" distB="0" distL="0" distR="0" wp14:anchorId="4D566EF2" wp14:editId="07EB05AC">
              <wp:extent cx="5943600" cy="4109085"/>
              <wp:effectExtent l="0" t="0" r="0" b="5715"/>
              <wp:docPr id="115" name="Picture 1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109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62" w:author="Caree2" w:date="2017-03-04T08:04:00Z">
        <w:r w:rsidR="00DB1FE4" w:rsidRPr="00DB1FE4">
          <w:rPr>
            <w:noProof/>
          </w:rPr>
          <w:t xml:space="preserve"> </w:t>
        </w:r>
        <w:r w:rsidR="00DB1FE4">
          <w:rPr>
            <w:noProof/>
          </w:rPr>
          <w:drawing>
            <wp:inline distT="0" distB="0" distL="0" distR="0" wp14:anchorId="3EB3ECE5" wp14:editId="1DDCA90F">
              <wp:extent cx="5943600" cy="251587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158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B08EA" w:rsidRDefault="003B08EA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F7DCA" w:rsidRDefault="00FF7DCA" w:rsidP="00FF7DCA">
      <w:pPr>
        <w:pStyle w:val="StyleHeading114ptBoldUnderlineLeft"/>
      </w:pPr>
      <w:bookmarkStart w:id="363" w:name="_Toc476586593"/>
      <w:r w:rsidRPr="00EA03DE">
        <w:lastRenderedPageBreak/>
        <w:t>1.</w:t>
      </w:r>
      <w:r>
        <w:t>47</w:t>
      </w:r>
      <w:r w:rsidRPr="00EA03DE">
        <w:t xml:space="preserve"> </w:t>
      </w:r>
      <w:r>
        <w:t>–Verify Data AOP for @Before and @</w:t>
      </w:r>
      <w:proofErr w:type="spellStart"/>
      <w:r>
        <w:t>AfterReturning</w:t>
      </w:r>
      <w:bookmarkEnd w:id="363"/>
      <w:proofErr w:type="spellEnd"/>
    </w:p>
    <w:p w:rsidR="00FF7DCA" w:rsidRDefault="00FF7DCA" w:rsidP="00FF7DCA">
      <w:pPr>
        <w:pStyle w:val="StyleHeading114ptBoldUnderlineLeft"/>
      </w:pPr>
    </w:p>
    <w:p w:rsidR="00FF7DCA" w:rsidRDefault="00FF7DCA" w:rsidP="00DB1FE4">
      <w:r>
        <w:t xml:space="preserve">2017-02-26 12:16:40.854  INFO 8944 --- [nio-8090-exec-1] </w:t>
      </w:r>
      <w:proofErr w:type="spellStart"/>
      <w:r>
        <w:t>com.rollingstone.RestControllerAspect</w:t>
      </w:r>
      <w:proofErr w:type="spellEnd"/>
      <w:r>
        <w:t xml:space="preserve">    : :::::AOP Before REST call:::::execution(Page com.rollingstone.api.rest.PersonController.getAllPerson(Integer,Integer,HttpServletRequest,HttpServletResponse))</w:t>
      </w:r>
    </w:p>
    <w:p w:rsidR="00FF7DCA" w:rsidRDefault="00FF7DCA" w:rsidP="00DB1FE4"/>
    <w:p w:rsidR="00FF7DCA" w:rsidRDefault="00FF7DCA" w:rsidP="00DB1FE4"/>
    <w:p w:rsidR="00FF7DCA" w:rsidRDefault="00FF7DCA" w:rsidP="00DB1FE4">
      <w:r>
        <w:t xml:space="preserve">2017-02-26 12:16:41.412  INFO 8944 --- [nio-8090-exec-1] </w:t>
      </w:r>
      <w:proofErr w:type="spellStart"/>
      <w:r>
        <w:t>com.rollingstone.RestControllerAspect</w:t>
      </w:r>
      <w:proofErr w:type="spellEnd"/>
      <w:r>
        <w:t xml:space="preserve">    : 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getAllPerson</w:t>
      </w:r>
      <w:proofErr w:type="spellEnd"/>
      <w:r>
        <w:t xml:space="preserve"> REST call:::::execution(Page com.rollingstone.api.rest.PersonController.getAllPerson(Integer,Integer,HttpServletRequest,HttpServletResponse))</w:t>
      </w:r>
    </w:p>
    <w:p w:rsidR="00FF7DCA" w:rsidRDefault="00FF7DCA" w:rsidP="00FF7DCA">
      <w:pPr>
        <w:pStyle w:val="StyleHeading114ptBoldUnderlineLeft"/>
      </w:pPr>
    </w:p>
    <w:p w:rsidR="00FF7DCA" w:rsidRDefault="00FF7DCA" w:rsidP="00DB1FE4">
      <w:r>
        <w:rPr>
          <w:noProof/>
        </w:rPr>
        <w:drawing>
          <wp:inline distT="0" distB="0" distL="0" distR="0" wp14:anchorId="7639DDAE" wp14:editId="24FA60E9">
            <wp:extent cx="5943600" cy="48133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0B" w:rsidRDefault="0055160B" w:rsidP="0055160B">
      <w:pPr>
        <w:pStyle w:val="StyleHeading114ptBoldUnderlineLeft"/>
      </w:pPr>
    </w:p>
    <w:p w:rsidR="006C4A17" w:rsidRDefault="006C4A17" w:rsidP="00DB1FE4"/>
    <w:p w:rsidR="0037790C" w:rsidRDefault="0037790C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37790C" w:rsidRDefault="0037790C" w:rsidP="0037790C">
      <w:pPr>
        <w:pStyle w:val="StyleHeading114ptBoldUnderlineLeft"/>
      </w:pPr>
      <w:bookmarkStart w:id="364" w:name="_Toc476586594"/>
      <w:r w:rsidRPr="00EA03DE">
        <w:lastRenderedPageBreak/>
        <w:t>1.</w:t>
      </w:r>
      <w:r>
        <w:t>47</w:t>
      </w:r>
      <w:r w:rsidRPr="00EA03DE">
        <w:t xml:space="preserve"> </w:t>
      </w:r>
      <w:r>
        <w:t>–Verify Single Data Retrieval API is working</w:t>
      </w:r>
      <w:bookmarkEnd w:id="364"/>
    </w:p>
    <w:p w:rsidR="0037790C" w:rsidRDefault="0037790C" w:rsidP="0037790C">
      <w:pPr>
        <w:pStyle w:val="StyleHeading114ptBoldUnderlineLeft"/>
      </w:pPr>
    </w:p>
    <w:p w:rsidR="0037790C" w:rsidRDefault="0037790C" w:rsidP="0037790C">
      <w:pPr>
        <w:pStyle w:val="StyleHeading114ptBoldUnderlineLeft"/>
      </w:pPr>
    </w:p>
    <w:p w:rsidR="00AD687B" w:rsidRDefault="00AD687B" w:rsidP="00DB1FE4">
      <w:del w:id="365" w:author="Caree2" w:date="2017-03-04T08:04:00Z">
        <w:r w:rsidDel="0079374B">
          <w:rPr>
            <w:noProof/>
          </w:rPr>
          <w:drawing>
            <wp:inline distT="0" distB="0" distL="0" distR="0" wp14:anchorId="6FF48953" wp14:editId="134523F9">
              <wp:extent cx="5943600" cy="3405505"/>
              <wp:effectExtent l="0" t="0" r="0" b="4445"/>
              <wp:docPr id="118" name="Picture 1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055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66" w:author="Caree2" w:date="2017-03-04T08:04:00Z">
        <w:r w:rsidR="0079374B" w:rsidRPr="0079374B">
          <w:rPr>
            <w:noProof/>
          </w:rPr>
          <w:t xml:space="preserve"> </w:t>
        </w:r>
        <w:r w:rsidR="0079374B">
          <w:rPr>
            <w:noProof/>
          </w:rPr>
          <w:drawing>
            <wp:inline distT="0" distB="0" distL="0" distR="0" wp14:anchorId="16B59D97" wp14:editId="7F74ACDD">
              <wp:extent cx="5943600" cy="3518535"/>
              <wp:effectExtent l="0" t="0" r="0" b="571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185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D687B" w:rsidRDefault="00AD687B" w:rsidP="001C579D">
      <w:pPr>
        <w:pStyle w:val="StyleHeading114ptBoldUnderlineLeft"/>
      </w:pPr>
    </w:p>
    <w:p w:rsidR="00AD687B" w:rsidRDefault="00AD687B" w:rsidP="00DB1FE4">
      <w:r>
        <w:rPr>
          <w:noProof/>
        </w:rPr>
        <w:drawing>
          <wp:inline distT="0" distB="0" distL="0" distR="0" wp14:anchorId="48294175" wp14:editId="71C0F154">
            <wp:extent cx="5943600" cy="431165"/>
            <wp:effectExtent l="0" t="0" r="0" b="69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7B" w:rsidRDefault="00AD687B" w:rsidP="001C579D">
      <w:pPr>
        <w:pStyle w:val="StyleHeading114ptBoldUnderlineLeft"/>
      </w:pPr>
    </w:p>
    <w:p w:rsidR="00AD687B" w:rsidRDefault="00AD687B" w:rsidP="00AD687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12:22:03.431  INFO 8944 --- [nio-8090-exec-9]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Before REST call:::::execution(Person com.rollingstone.api.rest.PersonController.getPerson(Long,HttpServletRequest,HttpServletResponse))</w:t>
      </w:r>
    </w:p>
    <w:p w:rsidR="00AD687B" w:rsidRDefault="00AD687B" w:rsidP="00AD687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12:22:03.437  INFO 8944 --- [nio-8090-exec-9]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@</w:t>
      </w:r>
      <w:proofErr w:type="spellStart"/>
      <w:r>
        <w:rPr>
          <w:rFonts w:ascii="Courier New" w:hAnsi="Courier New" w:cs="Courier New"/>
        </w:rPr>
        <w:t>AfterReturning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getPErson</w:t>
      </w:r>
      <w:proofErr w:type="spellEnd"/>
      <w:r>
        <w:rPr>
          <w:rFonts w:ascii="Courier New" w:hAnsi="Courier New" w:cs="Courier New"/>
        </w:rPr>
        <w:t xml:space="preserve"> REST call:::::execution(Person com.rollingstone.api.rest.PersonController.getPerson(Long,HttpServletRequest,HttpServletResponse))</w:t>
      </w:r>
    </w:p>
    <w:p w:rsidR="009A396E" w:rsidRDefault="009A396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C579D" w:rsidRDefault="001C579D" w:rsidP="001C579D">
      <w:pPr>
        <w:pStyle w:val="StyleHeading114ptBoldUnderlineLeft"/>
      </w:pPr>
    </w:p>
    <w:p w:rsidR="00D0552C" w:rsidRDefault="00D0552C"/>
    <w:p w:rsidR="0037790C" w:rsidRDefault="0037790C" w:rsidP="0037790C">
      <w:pPr>
        <w:pStyle w:val="StyleHeading114ptBoldUnderlineLeft"/>
      </w:pPr>
      <w:bookmarkStart w:id="367" w:name="_Toc476586595"/>
      <w:r w:rsidRPr="00EA03DE">
        <w:t>1.</w:t>
      </w:r>
      <w:r>
        <w:t>48</w:t>
      </w:r>
      <w:r w:rsidRPr="00EA03DE">
        <w:t xml:space="preserve"> </w:t>
      </w:r>
      <w:r>
        <w:t>–Verify Not Found is working</w:t>
      </w:r>
      <w:bookmarkEnd w:id="367"/>
    </w:p>
    <w:p w:rsidR="0037790C" w:rsidRDefault="0037790C"/>
    <w:p w:rsidR="0037790C" w:rsidRDefault="0037790C" w:rsidP="0037790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12:19:33.435  INFO 8944 --- [nio-8090-exec-3]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Before REST call:::::execution(Person com.rollingstone.api.rest.PersonController.getPerson(Long,HttpServletRequest,HttpServletResponse))</w:t>
      </w:r>
    </w:p>
    <w:p w:rsidR="0037790C" w:rsidRDefault="0037790C" w:rsidP="0037790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12:19:33.517  INFO 8944 --- [nio-8090-exec-3] </w:t>
      </w:r>
      <w:proofErr w:type="spellStart"/>
      <w:r>
        <w:rPr>
          <w:rFonts w:ascii="Courier New" w:hAnsi="Courier New" w:cs="Courier New"/>
        </w:rPr>
        <w:t>c.r.api.rest.PersonController</w:t>
      </w:r>
      <w:proofErr w:type="spellEnd"/>
      <w:r>
        <w:rPr>
          <w:rFonts w:ascii="Courier New" w:hAnsi="Courier New" w:cs="Courier New"/>
        </w:rPr>
        <w:t xml:space="preserve">            : </w:t>
      </w:r>
      <w:proofErr w:type="spellStart"/>
      <w:r>
        <w:rPr>
          <w:rFonts w:ascii="Courier New" w:hAnsi="Courier New" w:cs="Courier New"/>
        </w:rPr>
        <w:t>ResourceNotFoundException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handler:resource</w:t>
      </w:r>
      <w:proofErr w:type="spellEnd"/>
      <w:r>
        <w:rPr>
          <w:rFonts w:ascii="Courier New" w:hAnsi="Courier New" w:cs="Courier New"/>
        </w:rPr>
        <w:t xml:space="preserve"> not found</w:t>
      </w:r>
    </w:p>
    <w:p w:rsidR="0037790C" w:rsidRDefault="0037790C" w:rsidP="0037790C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37790C" w:rsidRDefault="0037790C"/>
    <w:p w:rsidR="0037790C" w:rsidRDefault="0037790C"/>
    <w:p w:rsidR="00D0552C" w:rsidRDefault="0037790C">
      <w:r>
        <w:rPr>
          <w:noProof/>
        </w:rPr>
        <w:drawing>
          <wp:inline distT="0" distB="0" distL="0" distR="0" wp14:anchorId="3CF775F0" wp14:editId="7C7440DD">
            <wp:extent cx="5943600" cy="293560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2C" w:rsidRDefault="00D0552C"/>
    <w:p w:rsidR="009A396E" w:rsidRDefault="007E3A4A">
      <w:r>
        <w:br w:type="page"/>
      </w:r>
    </w:p>
    <w:p w:rsidR="009A396E" w:rsidRDefault="009A396E" w:rsidP="009A396E">
      <w:pPr>
        <w:pStyle w:val="StyleHeading114ptBoldUnderlineLeft"/>
      </w:pPr>
      <w:bookmarkStart w:id="368" w:name="_Toc476586596"/>
      <w:r w:rsidRPr="00EA03DE">
        <w:lastRenderedPageBreak/>
        <w:t>1.</w:t>
      </w:r>
      <w:r>
        <w:t>49</w:t>
      </w:r>
      <w:r w:rsidRPr="00EA03DE">
        <w:t xml:space="preserve"> </w:t>
      </w:r>
      <w:r>
        <w:t>–Verify Person Creation is working</w:t>
      </w:r>
      <w:bookmarkEnd w:id="368"/>
    </w:p>
    <w:p w:rsidR="00262922" w:rsidRDefault="00262922" w:rsidP="009A396E">
      <w:pPr>
        <w:pStyle w:val="StyleHeading114ptBoldUnderlineLeft"/>
      </w:pPr>
    </w:p>
    <w:p w:rsidR="00A150B8" w:rsidRPr="000D7221" w:rsidRDefault="00A150B8">
      <w:hyperlink r:id="rId40" w:history="1">
        <w:r w:rsidRPr="00DB1FE4">
          <w:rPr>
            <w:rStyle w:val="Hyperlink"/>
            <w:rFonts w:ascii="Times New Roman" w:hAnsi="Times New Roman"/>
            <w:b/>
            <w:bCs/>
            <w:color w:val="auto"/>
            <w:sz w:val="28"/>
            <w:szCs w:val="20"/>
          </w:rPr>
          <w:t>http://localhost:8090/rsmortgage-personservice/v1/person</w:t>
        </w:r>
      </w:hyperlink>
    </w:p>
    <w:p w:rsidR="00A150B8" w:rsidRDefault="00A150B8" w:rsidP="00A150B8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747448" w:rsidRDefault="00747448" w:rsidP="00D01643">
      <w:pPr>
        <w:rPr>
          <w:ins w:id="369" w:author="Caree2" w:date="2017-03-04T08:06:00Z"/>
        </w:rPr>
        <w:pPrChange w:id="370" w:author="Caree2" w:date="2017-03-06T17:59:00Z">
          <w:pPr/>
        </w:pPrChange>
      </w:pPr>
      <w:ins w:id="371" w:author="Caree2" w:date="2017-03-04T08:06:00Z">
        <w:r>
          <w:t>{</w:t>
        </w:r>
      </w:ins>
    </w:p>
    <w:p w:rsidR="00747448" w:rsidRDefault="00747448" w:rsidP="00D01643">
      <w:pPr>
        <w:rPr>
          <w:ins w:id="372" w:author="Caree2" w:date="2017-03-04T08:06:00Z"/>
        </w:rPr>
        <w:pPrChange w:id="373" w:author="Caree2" w:date="2017-03-06T17:59:00Z">
          <w:pPr/>
        </w:pPrChange>
      </w:pPr>
      <w:ins w:id="374" w:author="Caree2" w:date="2017-03-04T08:06:00Z">
        <w:r>
          <w:t>"</w:t>
        </w:r>
        <w:proofErr w:type="spellStart"/>
        <w:r>
          <w:t>firstName</w:t>
        </w:r>
        <w:proofErr w:type="spellEnd"/>
        <w:r>
          <w:t>": "Stephen",</w:t>
        </w:r>
      </w:ins>
    </w:p>
    <w:p w:rsidR="00747448" w:rsidRDefault="00747448" w:rsidP="00D01643">
      <w:pPr>
        <w:rPr>
          <w:ins w:id="375" w:author="Caree2" w:date="2017-03-04T08:06:00Z"/>
        </w:rPr>
        <w:pPrChange w:id="376" w:author="Caree2" w:date="2017-03-06T17:59:00Z">
          <w:pPr/>
        </w:pPrChange>
      </w:pPr>
      <w:ins w:id="377" w:author="Caree2" w:date="2017-03-04T08:06:00Z">
        <w:r>
          <w:t>"</w:t>
        </w:r>
        <w:proofErr w:type="spellStart"/>
        <w:r>
          <w:t>lastName</w:t>
        </w:r>
        <w:proofErr w:type="spellEnd"/>
        <w:r>
          <w:t>": "Fleming",</w:t>
        </w:r>
      </w:ins>
    </w:p>
    <w:p w:rsidR="00747448" w:rsidRDefault="00747448" w:rsidP="00D01643">
      <w:pPr>
        <w:rPr>
          <w:ins w:id="378" w:author="Caree2" w:date="2017-03-04T08:06:00Z"/>
        </w:rPr>
        <w:pPrChange w:id="379" w:author="Caree2" w:date="2017-03-06T17:59:00Z">
          <w:pPr/>
        </w:pPrChange>
      </w:pPr>
      <w:ins w:id="380" w:author="Caree2" w:date="2017-03-04T08:06:00Z">
        <w:r>
          <w:t>"</w:t>
        </w:r>
        <w:proofErr w:type="spellStart"/>
        <w:r>
          <w:t>dateOfBirth</w:t>
        </w:r>
        <w:proofErr w:type="spellEnd"/>
        <w:r>
          <w:t>": "1993-07-04",</w:t>
        </w:r>
      </w:ins>
    </w:p>
    <w:p w:rsidR="00747448" w:rsidRDefault="00747448" w:rsidP="00D01643">
      <w:pPr>
        <w:rPr>
          <w:ins w:id="381" w:author="Caree2" w:date="2017-03-04T08:06:00Z"/>
        </w:rPr>
        <w:pPrChange w:id="382" w:author="Caree2" w:date="2017-03-06T17:59:00Z">
          <w:pPr/>
        </w:pPrChange>
      </w:pPr>
      <w:ins w:id="383" w:author="Caree2" w:date="2017-03-04T08:06:00Z">
        <w:r>
          <w:t>"age": 23,</w:t>
        </w:r>
      </w:ins>
    </w:p>
    <w:p w:rsidR="00747448" w:rsidRDefault="00747448" w:rsidP="00D01643">
      <w:pPr>
        <w:rPr>
          <w:ins w:id="384" w:author="Caree2" w:date="2017-03-04T08:06:00Z"/>
        </w:rPr>
        <w:pPrChange w:id="385" w:author="Caree2" w:date="2017-03-06T17:59:00Z">
          <w:pPr/>
        </w:pPrChange>
      </w:pPr>
      <w:ins w:id="386" w:author="Caree2" w:date="2017-03-04T08:06:00Z">
        <w:r>
          <w:t>"</w:t>
        </w:r>
        <w:proofErr w:type="spellStart"/>
        <w:r>
          <w:t>socialSecurityNumber</w:t>
        </w:r>
        <w:proofErr w:type="spellEnd"/>
        <w:r>
          <w:t>": "110112222"</w:t>
        </w:r>
      </w:ins>
    </w:p>
    <w:p w:rsidR="00A150B8" w:rsidRPr="006528EA" w:rsidDel="00747448" w:rsidRDefault="00747448" w:rsidP="00D01643">
      <w:pPr>
        <w:rPr>
          <w:del w:id="387" w:author="Caree2" w:date="2017-03-04T08:06:00Z"/>
        </w:rPr>
        <w:pPrChange w:id="388" w:author="Caree2" w:date="2017-03-06T17:59:00Z">
          <w:pPr/>
        </w:pPrChange>
      </w:pPr>
      <w:ins w:id="389" w:author="Caree2" w:date="2017-03-04T08:06:00Z">
        <w:r>
          <w:t>}</w:t>
        </w:r>
      </w:ins>
      <w:del w:id="390" w:author="Caree2" w:date="2017-03-04T08:06:00Z">
        <w:r w:rsidR="00A150B8" w:rsidRPr="006528EA" w:rsidDel="00747448">
          <w:delText>{</w:delText>
        </w:r>
      </w:del>
    </w:p>
    <w:p w:rsidR="00A150B8" w:rsidRPr="006528EA" w:rsidDel="00747448" w:rsidRDefault="00A150B8" w:rsidP="00D01643">
      <w:pPr>
        <w:rPr>
          <w:del w:id="391" w:author="Caree2" w:date="2017-03-04T08:06:00Z"/>
        </w:rPr>
        <w:pPrChange w:id="392" w:author="Caree2" w:date="2017-03-06T17:59:00Z">
          <w:pPr/>
        </w:pPrChange>
      </w:pPr>
      <w:del w:id="393" w:author="Caree2" w:date="2017-03-04T08:06:00Z">
        <w:r w:rsidRPr="006528EA" w:rsidDel="00747448">
          <w:delText>"firstName": "Ashley",</w:delText>
        </w:r>
      </w:del>
    </w:p>
    <w:p w:rsidR="00A150B8" w:rsidRPr="006528EA" w:rsidDel="00747448" w:rsidRDefault="00A150B8" w:rsidP="00D01643">
      <w:pPr>
        <w:rPr>
          <w:del w:id="394" w:author="Caree2" w:date="2017-03-04T08:06:00Z"/>
        </w:rPr>
        <w:pPrChange w:id="395" w:author="Caree2" w:date="2017-03-06T17:59:00Z">
          <w:pPr/>
        </w:pPrChange>
      </w:pPr>
      <w:del w:id="396" w:author="Caree2" w:date="2017-03-04T08:06:00Z">
        <w:r w:rsidRPr="006528EA" w:rsidDel="00747448">
          <w:delText>"lastName": "Bentley",</w:delText>
        </w:r>
      </w:del>
    </w:p>
    <w:p w:rsidR="00A150B8" w:rsidRPr="006528EA" w:rsidDel="00747448" w:rsidRDefault="00A150B8" w:rsidP="00D01643">
      <w:pPr>
        <w:rPr>
          <w:del w:id="397" w:author="Caree2" w:date="2017-03-04T08:06:00Z"/>
        </w:rPr>
        <w:pPrChange w:id="398" w:author="Caree2" w:date="2017-03-06T17:59:00Z">
          <w:pPr/>
        </w:pPrChange>
      </w:pPr>
      <w:del w:id="399" w:author="Caree2" w:date="2017-03-04T08:06:00Z">
        <w:r w:rsidRPr="006528EA" w:rsidDel="00747448">
          <w:delText>"dateOfBirth": "1995-11-04",</w:delText>
        </w:r>
      </w:del>
    </w:p>
    <w:p w:rsidR="00A150B8" w:rsidRPr="006528EA" w:rsidDel="00747448" w:rsidRDefault="00A150B8" w:rsidP="00D01643">
      <w:pPr>
        <w:rPr>
          <w:del w:id="400" w:author="Caree2" w:date="2017-03-04T08:06:00Z"/>
        </w:rPr>
        <w:pPrChange w:id="401" w:author="Caree2" w:date="2017-03-06T17:59:00Z">
          <w:pPr/>
        </w:pPrChange>
      </w:pPr>
      <w:del w:id="402" w:author="Caree2" w:date="2017-03-04T08:06:00Z">
        <w:r w:rsidRPr="006528EA" w:rsidDel="00747448">
          <w:delText>"age": 22,</w:delText>
        </w:r>
      </w:del>
    </w:p>
    <w:p w:rsidR="00A150B8" w:rsidRPr="006528EA" w:rsidDel="00747448" w:rsidRDefault="00A150B8" w:rsidP="00D01643">
      <w:pPr>
        <w:rPr>
          <w:del w:id="403" w:author="Caree2" w:date="2017-03-04T08:06:00Z"/>
        </w:rPr>
        <w:pPrChange w:id="404" w:author="Caree2" w:date="2017-03-06T17:59:00Z">
          <w:pPr/>
        </w:pPrChange>
      </w:pPr>
      <w:del w:id="405" w:author="Caree2" w:date="2017-03-04T08:06:00Z">
        <w:r w:rsidRPr="006528EA" w:rsidDel="00747448">
          <w:delText>"socialSecurityNumber": "777777777"</w:delText>
        </w:r>
      </w:del>
    </w:p>
    <w:p w:rsidR="00A150B8" w:rsidDel="00747448" w:rsidRDefault="00A150B8" w:rsidP="00D01643">
      <w:pPr>
        <w:rPr>
          <w:del w:id="406" w:author="Caree2" w:date="2017-03-04T08:06:00Z"/>
        </w:rPr>
        <w:pPrChange w:id="407" w:author="Caree2" w:date="2017-03-06T17:59:00Z">
          <w:pPr/>
        </w:pPrChange>
      </w:pPr>
      <w:del w:id="408" w:author="Caree2" w:date="2017-03-04T08:06:00Z">
        <w:r w:rsidRPr="006528EA" w:rsidDel="00747448">
          <w:delText>}</w:delText>
        </w:r>
      </w:del>
    </w:p>
    <w:p w:rsidR="00262922" w:rsidRDefault="00262922" w:rsidP="00D01643">
      <w:pPr>
        <w:pPrChange w:id="409" w:author="Caree2" w:date="2017-03-06T17:59:00Z">
          <w:pPr>
            <w:pStyle w:val="StyleHeading114ptBoldUnderlineLeft"/>
          </w:pPr>
        </w:pPrChange>
      </w:pPr>
    </w:p>
    <w:p w:rsidR="00A150B8" w:rsidRDefault="00A150B8" w:rsidP="009A396E">
      <w:pPr>
        <w:pStyle w:val="StyleHeading114ptBoldUnderlineLeft"/>
      </w:pPr>
    </w:p>
    <w:p w:rsidR="00262922" w:rsidRDefault="00262922" w:rsidP="00DB1FE4">
      <w:del w:id="410" w:author="Caree2" w:date="2017-03-04T08:06:00Z">
        <w:r w:rsidDel="00747448">
          <w:rPr>
            <w:noProof/>
          </w:rPr>
          <w:drawing>
            <wp:inline distT="0" distB="0" distL="0" distR="0" wp14:anchorId="19EDBD72" wp14:editId="50898F7C">
              <wp:extent cx="5943600" cy="2860040"/>
              <wp:effectExtent l="0" t="0" r="0" b="0"/>
              <wp:docPr id="120" name="Picture 1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60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11" w:author="Caree2" w:date="2017-03-04T08:06:00Z">
        <w:r w:rsidR="00747448" w:rsidRPr="00747448">
          <w:rPr>
            <w:noProof/>
          </w:rPr>
          <w:t xml:space="preserve"> </w:t>
        </w:r>
        <w:r w:rsidR="00747448">
          <w:rPr>
            <w:noProof/>
          </w:rPr>
          <w:drawing>
            <wp:inline distT="0" distB="0" distL="0" distR="0" wp14:anchorId="76095497" wp14:editId="031B6564">
              <wp:extent cx="5943600" cy="2872740"/>
              <wp:effectExtent l="0" t="0" r="0" b="381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727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62922" w:rsidRDefault="00262922" w:rsidP="009A396E">
      <w:pPr>
        <w:pStyle w:val="StyleHeading114ptBoldUnderlineLeft"/>
      </w:pPr>
    </w:p>
    <w:p w:rsidR="00262922" w:rsidRDefault="00262922" w:rsidP="00DB1FE4">
      <w:r>
        <w:rPr>
          <w:noProof/>
        </w:rPr>
        <w:drawing>
          <wp:inline distT="0" distB="0" distL="0" distR="0" wp14:anchorId="368ECCEE" wp14:editId="1F589391">
            <wp:extent cx="5943600" cy="4572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22" w:rsidRDefault="00262922" w:rsidP="009A396E">
      <w:pPr>
        <w:pStyle w:val="StyleHeading114ptBoldUnderlineLeft"/>
      </w:pPr>
    </w:p>
    <w:p w:rsidR="00262922" w:rsidRDefault="00262922" w:rsidP="0026292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12:24:30.242  INFO 8944 --- [nio-8090-exec-1] </w:t>
      </w:r>
      <w:proofErr w:type="spellStart"/>
      <w:r>
        <w:rPr>
          <w:rFonts w:ascii="Courier New" w:hAnsi="Courier New" w:cs="Courier New"/>
        </w:rPr>
        <w:t>c.r.service.PersonEventListener</w:t>
      </w:r>
      <w:proofErr w:type="spellEnd"/>
      <w:r>
        <w:rPr>
          <w:rFonts w:ascii="Courier New" w:hAnsi="Courier New" w:cs="Courier New"/>
        </w:rPr>
        <w:t xml:space="preserve">          : Person </w:t>
      </w:r>
      <w:proofErr w:type="spellStart"/>
      <w:r>
        <w:rPr>
          <w:rFonts w:ascii="Courier New" w:hAnsi="Courier New" w:cs="Courier New"/>
        </w:rPr>
        <w:t>PersonCreated</w:t>
      </w:r>
      <w:proofErr w:type="spellEnd"/>
      <w:r>
        <w:rPr>
          <w:rFonts w:ascii="Courier New" w:hAnsi="Courier New" w:cs="Courier New"/>
        </w:rPr>
        <w:t xml:space="preserve"> with details : Person [id=11, </w:t>
      </w:r>
      <w:proofErr w:type="spellStart"/>
      <w:r>
        <w:rPr>
          <w:rFonts w:ascii="Courier New" w:hAnsi="Courier New" w:cs="Courier New"/>
        </w:rPr>
        <w:t>firstName</w:t>
      </w:r>
      <w:proofErr w:type="spellEnd"/>
      <w:r>
        <w:rPr>
          <w:rFonts w:ascii="Courier New" w:hAnsi="Courier New" w:cs="Courier New"/>
        </w:rPr>
        <w:t xml:space="preserve">=Stephen, </w:t>
      </w:r>
      <w:proofErr w:type="spellStart"/>
      <w:r>
        <w:rPr>
          <w:rFonts w:ascii="Courier New" w:hAnsi="Courier New" w:cs="Courier New"/>
        </w:rPr>
        <w:t>lastName</w:t>
      </w:r>
      <w:proofErr w:type="spellEnd"/>
      <w:r>
        <w:rPr>
          <w:rFonts w:ascii="Courier New" w:hAnsi="Courier New" w:cs="Courier New"/>
        </w:rPr>
        <w:t xml:space="preserve">=Fleming, </w:t>
      </w:r>
      <w:proofErr w:type="spellStart"/>
      <w:r>
        <w:rPr>
          <w:rFonts w:ascii="Courier New" w:hAnsi="Courier New" w:cs="Courier New"/>
        </w:rPr>
        <w:t>dateOfBirth</w:t>
      </w:r>
      <w:proofErr w:type="spellEnd"/>
      <w:r>
        <w:rPr>
          <w:rFonts w:ascii="Courier New" w:hAnsi="Courier New" w:cs="Courier New"/>
        </w:rPr>
        <w:t xml:space="preserve">=Sat Jul 03 19:00:00 CDT 1993, age=23, </w:t>
      </w:r>
      <w:proofErr w:type="spellStart"/>
      <w:r>
        <w:rPr>
          <w:rFonts w:ascii="Courier New" w:hAnsi="Courier New" w:cs="Courier New"/>
        </w:rPr>
        <w:t>socialSecurityNumber</w:t>
      </w:r>
      <w:proofErr w:type="spellEnd"/>
      <w:r>
        <w:rPr>
          <w:rFonts w:ascii="Courier New" w:hAnsi="Courier New" w:cs="Courier New"/>
        </w:rPr>
        <w:t>=111111111]</w:t>
      </w:r>
    </w:p>
    <w:p w:rsidR="00262922" w:rsidRDefault="00262922" w:rsidP="0026292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Person </w:t>
      </w:r>
      <w:proofErr w:type="spellStart"/>
      <w:r>
        <w:rPr>
          <w:rFonts w:ascii="Courier New" w:hAnsi="Courier New" w:cs="Courier New"/>
        </w:rPr>
        <w:t>PersonCreated</w:t>
      </w:r>
      <w:proofErr w:type="spellEnd"/>
      <w:r>
        <w:rPr>
          <w:rFonts w:ascii="Courier New" w:hAnsi="Courier New" w:cs="Courier New"/>
        </w:rPr>
        <w:t xml:space="preserve"> with details : Person [id=11, </w:t>
      </w:r>
      <w:proofErr w:type="spellStart"/>
      <w:r>
        <w:rPr>
          <w:rFonts w:ascii="Courier New" w:hAnsi="Courier New" w:cs="Courier New"/>
        </w:rPr>
        <w:t>firstName</w:t>
      </w:r>
      <w:proofErr w:type="spellEnd"/>
      <w:r>
        <w:rPr>
          <w:rFonts w:ascii="Courier New" w:hAnsi="Courier New" w:cs="Courier New"/>
        </w:rPr>
        <w:t xml:space="preserve">=Stephen, </w:t>
      </w:r>
      <w:proofErr w:type="spellStart"/>
      <w:r>
        <w:rPr>
          <w:rFonts w:ascii="Courier New" w:hAnsi="Courier New" w:cs="Courier New"/>
        </w:rPr>
        <w:t>lastName</w:t>
      </w:r>
      <w:proofErr w:type="spellEnd"/>
      <w:r>
        <w:rPr>
          <w:rFonts w:ascii="Courier New" w:hAnsi="Courier New" w:cs="Courier New"/>
        </w:rPr>
        <w:t xml:space="preserve">=Fleming, </w:t>
      </w:r>
      <w:proofErr w:type="spellStart"/>
      <w:r>
        <w:rPr>
          <w:rFonts w:ascii="Courier New" w:hAnsi="Courier New" w:cs="Courier New"/>
        </w:rPr>
        <w:t>dateOfBirth</w:t>
      </w:r>
      <w:proofErr w:type="spellEnd"/>
      <w:r>
        <w:rPr>
          <w:rFonts w:ascii="Courier New" w:hAnsi="Courier New" w:cs="Courier New"/>
        </w:rPr>
        <w:t xml:space="preserve">=Sat Jul 03 19:00:00 CDT 1993, age=23, </w:t>
      </w:r>
      <w:proofErr w:type="spellStart"/>
      <w:r>
        <w:rPr>
          <w:rFonts w:ascii="Courier New" w:hAnsi="Courier New" w:cs="Courier New"/>
        </w:rPr>
        <w:t>socialSecurityNumber</w:t>
      </w:r>
      <w:proofErr w:type="spellEnd"/>
      <w:r>
        <w:rPr>
          <w:rFonts w:ascii="Courier New" w:hAnsi="Courier New" w:cs="Courier New"/>
        </w:rPr>
        <w:t>=111111111]</w:t>
      </w:r>
    </w:p>
    <w:p w:rsidR="00262922" w:rsidRPr="00DB1FE4" w:rsidRDefault="00262922" w:rsidP="00262922">
      <w:pPr>
        <w:autoSpaceDE w:val="0"/>
        <w:autoSpaceDN w:val="0"/>
        <w:adjustRightInd w:val="0"/>
      </w:pPr>
      <w:r>
        <w:rPr>
          <w:rFonts w:ascii="Courier New" w:hAnsi="Courier New" w:cs="Courier New"/>
        </w:rPr>
        <w:t xml:space="preserve">2017-02-26 12:24:30.243  INFO 8944 --- [nio-8090-exec-1]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@</w:t>
      </w:r>
      <w:proofErr w:type="spellStart"/>
      <w:r>
        <w:rPr>
          <w:rFonts w:ascii="Courier New" w:hAnsi="Courier New" w:cs="Courier New"/>
        </w:rPr>
        <w:t>AfterReturning</w:t>
      </w:r>
      <w:proofErr w:type="spellEnd"/>
      <w:r>
        <w:rPr>
          <w:rFonts w:ascii="Courier New" w:hAnsi="Courier New" w:cs="Courier New"/>
        </w:rPr>
        <w:t xml:space="preserve"> Create REST call:::::execution(void </w:t>
      </w:r>
      <w:r w:rsidRPr="00DB1FE4">
        <w:t>com.rollingstone.api.rest.PersonController.createPerson(Person,HttpServletRequest,HttpServletResponse))</w:t>
      </w:r>
    </w:p>
    <w:p w:rsidR="00262922" w:rsidDel="008573A9" w:rsidRDefault="00262922" w:rsidP="009A396E">
      <w:pPr>
        <w:pStyle w:val="StyleHeading114ptBoldUnderlineLeft"/>
        <w:rPr>
          <w:del w:id="412" w:author="Caree2" w:date="2017-03-04T08:06:00Z"/>
        </w:rPr>
      </w:pPr>
    </w:p>
    <w:p w:rsidR="007E3A4A" w:rsidDel="008573A9" w:rsidRDefault="007E3A4A">
      <w:pPr>
        <w:rPr>
          <w:del w:id="413" w:author="Caree2" w:date="2017-03-04T08:06:00Z"/>
        </w:rPr>
      </w:pPr>
    </w:p>
    <w:p w:rsidR="007E3A4A" w:rsidRDefault="007E3A4A">
      <w:pPr>
        <w:rPr>
          <w:ins w:id="414" w:author="Caree2" w:date="2017-03-04T08:07:00Z"/>
        </w:rPr>
      </w:pPr>
      <w:del w:id="415" w:author="Caree2" w:date="2017-03-04T08:06:00Z">
        <w:r w:rsidDel="008573A9">
          <w:br w:type="page"/>
        </w:r>
      </w:del>
    </w:p>
    <w:p w:rsidR="008573A9" w:rsidRDefault="008573A9">
      <w:pPr>
        <w:rPr>
          <w:ins w:id="416" w:author="Caree2" w:date="2017-03-04T08:07:00Z"/>
        </w:rPr>
      </w:pPr>
      <w:ins w:id="417" w:author="Caree2" w:date="2017-03-04T08:07:00Z">
        <w:r>
          <w:rPr>
            <w:noProof/>
          </w:rPr>
          <w:drawing>
            <wp:inline distT="0" distB="0" distL="0" distR="0" wp14:anchorId="5A693F2E" wp14:editId="123F9D89">
              <wp:extent cx="5943600" cy="345186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518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F3A74" w:rsidRDefault="000F3A74">
      <w:pPr>
        <w:rPr>
          <w:ins w:id="418" w:author="Caree2" w:date="2017-03-04T08:07:00Z"/>
        </w:rPr>
      </w:pPr>
      <w:ins w:id="419" w:author="Caree2" w:date="2017-03-04T08:07:00Z">
        <w:r>
          <w:br w:type="page"/>
        </w:r>
      </w:ins>
    </w:p>
    <w:p w:rsidR="008573A9" w:rsidRDefault="008573A9"/>
    <w:p w:rsidR="00D62F92" w:rsidRDefault="00D62F92" w:rsidP="00D62F92">
      <w:pPr>
        <w:pStyle w:val="StyleHeading114ptBoldUnderlineLeft"/>
      </w:pPr>
      <w:bookmarkStart w:id="420" w:name="_Toc476586597"/>
      <w:r w:rsidRPr="00EA03DE">
        <w:t>1.</w:t>
      </w:r>
      <w:r>
        <w:t>49</w:t>
      </w:r>
      <w:r w:rsidRPr="00EA03DE">
        <w:t xml:space="preserve"> </w:t>
      </w:r>
      <w:r>
        <w:t xml:space="preserve">–Verify Person </w:t>
      </w:r>
      <w:proofErr w:type="spellStart"/>
      <w:r>
        <w:t>Updation</w:t>
      </w:r>
      <w:proofErr w:type="spellEnd"/>
      <w:r>
        <w:t xml:space="preserve"> is working</w:t>
      </w:r>
      <w:bookmarkEnd w:id="420"/>
    </w:p>
    <w:p w:rsidR="00D62F92" w:rsidRDefault="00D62F92" w:rsidP="00D62F92">
      <w:pPr>
        <w:pStyle w:val="StyleHeading114ptBoldUnderlineLeft"/>
      </w:pPr>
    </w:p>
    <w:p w:rsidR="00A150B8" w:rsidRPr="00DB1FE4" w:rsidRDefault="00A150B8" w:rsidP="00DB1FE4">
      <w:hyperlink r:id="rId45" w:history="1">
        <w:r w:rsidRPr="00DB1FE4">
          <w:rPr>
            <w:rStyle w:val="Hyperlink"/>
            <w:color w:val="auto"/>
          </w:rPr>
          <w:t>http://localhost:8090/rsmortgage-personservice/v1/person/11</w:t>
        </w:r>
      </w:hyperlink>
    </w:p>
    <w:p w:rsidR="00A150B8" w:rsidRDefault="00A150B8" w:rsidP="00D62F92">
      <w:pPr>
        <w:pStyle w:val="StyleHeading114ptBoldUnderlineLeft"/>
      </w:pPr>
    </w:p>
    <w:p w:rsidR="00A150B8" w:rsidRDefault="00A150B8" w:rsidP="00DB1FE4">
      <w:r>
        <w:t>{</w:t>
      </w:r>
    </w:p>
    <w:p w:rsidR="00A150B8" w:rsidRDefault="00A150B8" w:rsidP="00DB1FE4">
      <w:r>
        <w:t xml:space="preserve">  "id": 11,</w:t>
      </w:r>
    </w:p>
    <w:p w:rsidR="00A150B8" w:rsidRDefault="00A150B8" w:rsidP="00DB1FE4">
      <w:r>
        <w:t>"</w:t>
      </w:r>
      <w:proofErr w:type="spellStart"/>
      <w:r>
        <w:t>firstName</w:t>
      </w:r>
      <w:proofErr w:type="spellEnd"/>
      <w:r>
        <w:t>": "Stephen",</w:t>
      </w:r>
    </w:p>
    <w:p w:rsidR="00A150B8" w:rsidRDefault="00A150B8" w:rsidP="00DB1FE4">
      <w:r>
        <w:t>"</w:t>
      </w:r>
      <w:proofErr w:type="spellStart"/>
      <w:r>
        <w:t>lastName</w:t>
      </w:r>
      <w:proofErr w:type="spellEnd"/>
      <w:r>
        <w:t>": "Fleming",</w:t>
      </w:r>
    </w:p>
    <w:p w:rsidR="00A150B8" w:rsidRDefault="00A150B8" w:rsidP="00DB1FE4">
      <w:r>
        <w:t>"</w:t>
      </w:r>
      <w:proofErr w:type="spellStart"/>
      <w:r>
        <w:t>dateOfBirth</w:t>
      </w:r>
      <w:proofErr w:type="spellEnd"/>
      <w:r>
        <w:t>": "1993-07-04",</w:t>
      </w:r>
    </w:p>
    <w:p w:rsidR="00A150B8" w:rsidRDefault="00A150B8" w:rsidP="00DB1FE4">
      <w:r>
        <w:t>"age": 23,</w:t>
      </w:r>
    </w:p>
    <w:p w:rsidR="00A150B8" w:rsidRDefault="00A150B8" w:rsidP="00DB1FE4">
      <w:r>
        <w:t>"</w:t>
      </w:r>
      <w:proofErr w:type="spellStart"/>
      <w:r>
        <w:t>socialSecurityNumber</w:t>
      </w:r>
      <w:proofErr w:type="spellEnd"/>
      <w:r>
        <w:t>": "110112222"</w:t>
      </w:r>
    </w:p>
    <w:p w:rsidR="00A150B8" w:rsidRDefault="00A150B8" w:rsidP="00DB1FE4">
      <w:r>
        <w:t>}</w:t>
      </w:r>
    </w:p>
    <w:p w:rsidR="00A150B8" w:rsidRDefault="00A150B8" w:rsidP="00A150B8">
      <w:pPr>
        <w:pStyle w:val="StyleHeading114ptBoldUnderlineLeft"/>
      </w:pPr>
    </w:p>
    <w:p w:rsidR="00D62F92" w:rsidRDefault="00D62F92" w:rsidP="00DB1FE4">
      <w:r>
        <w:t>Before</w:t>
      </w:r>
    </w:p>
    <w:p w:rsidR="00D62F92" w:rsidRDefault="00D62F92" w:rsidP="00D62F92">
      <w:pPr>
        <w:pStyle w:val="StyleHeading114ptBoldUnderlineLeft"/>
      </w:pPr>
    </w:p>
    <w:p w:rsidR="00D62F92" w:rsidRDefault="00D62F92" w:rsidP="00DB1FE4">
      <w:del w:id="421" w:author="Caree2" w:date="2017-03-04T08:08:00Z">
        <w:r w:rsidDel="000F3A74">
          <w:rPr>
            <w:noProof/>
          </w:rPr>
          <w:drawing>
            <wp:inline distT="0" distB="0" distL="0" distR="0" wp14:anchorId="699605ED" wp14:editId="3B6E3262">
              <wp:extent cx="5943600" cy="3397250"/>
              <wp:effectExtent l="0" t="0" r="0" b="0"/>
              <wp:docPr id="122" name="Picture 1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97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22" w:author="Caree2" w:date="2017-03-04T08:08:00Z">
        <w:r w:rsidR="000F3A74" w:rsidRPr="000F3A74">
          <w:rPr>
            <w:noProof/>
          </w:rPr>
          <w:t xml:space="preserve"> </w:t>
        </w:r>
        <w:r w:rsidR="000F3A74">
          <w:rPr>
            <w:noProof/>
          </w:rPr>
          <w:drawing>
            <wp:inline distT="0" distB="0" distL="0" distR="0" wp14:anchorId="0111E39D" wp14:editId="402324CA">
              <wp:extent cx="5943600" cy="2942590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42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62F92" w:rsidRDefault="00D62F92" w:rsidP="00D62F92">
      <w:pPr>
        <w:pStyle w:val="StyleHeading114ptBoldUnderlineLeft"/>
      </w:pPr>
    </w:p>
    <w:p w:rsidR="00D62F92" w:rsidRDefault="00D62F92" w:rsidP="00D62F92">
      <w:pPr>
        <w:pStyle w:val="StyleHeading114ptBoldUnderlineLeft"/>
      </w:pPr>
    </w:p>
    <w:p w:rsidR="006B4A29" w:rsidRPr="00DB1FE4" w:rsidRDefault="006B4A29">
      <w:pPr>
        <w:rPr>
          <w:b/>
        </w:rPr>
      </w:pPr>
      <w:r w:rsidRPr="00DB1FE4">
        <w:rPr>
          <w:b/>
        </w:rPr>
        <w:t>ID missing in payload</w:t>
      </w:r>
      <w:r w:rsidRPr="00DB1FE4">
        <w:rPr>
          <w:b/>
        </w:rPr>
        <w:br w:type="page"/>
      </w:r>
    </w:p>
    <w:p w:rsidR="00D62F92" w:rsidRDefault="006B4A29">
      <w:del w:id="423" w:author="Caree2" w:date="2017-03-04T08:18:00Z">
        <w:r w:rsidDel="00362BD9">
          <w:rPr>
            <w:noProof/>
          </w:rPr>
          <w:lastRenderedPageBreak/>
          <w:drawing>
            <wp:inline distT="0" distB="0" distL="0" distR="0" wp14:anchorId="3D9BA15C" wp14:editId="168A1C38">
              <wp:extent cx="5943600" cy="2940050"/>
              <wp:effectExtent l="0" t="0" r="0" b="0"/>
              <wp:docPr id="123" name="Picture 1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40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24" w:author="Caree2" w:date="2017-03-04T08:18:00Z">
        <w:r w:rsidR="00362BD9" w:rsidRPr="00362BD9">
          <w:rPr>
            <w:noProof/>
          </w:rPr>
          <w:t xml:space="preserve"> </w:t>
        </w:r>
        <w:r w:rsidR="00362BD9">
          <w:rPr>
            <w:noProof/>
          </w:rPr>
          <w:drawing>
            <wp:inline distT="0" distB="0" distL="0" distR="0" wp14:anchorId="26062C79" wp14:editId="5A6B060E">
              <wp:extent cx="5943600" cy="2887345"/>
              <wp:effectExtent l="0" t="0" r="0" b="8255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873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B4A29" w:rsidRDefault="006B4A29"/>
    <w:p w:rsidR="00EE2221" w:rsidRDefault="00EE2221">
      <w:del w:id="425" w:author="Caree2" w:date="2017-03-04T08:18:00Z">
        <w:r w:rsidDel="00362BD9">
          <w:rPr>
            <w:noProof/>
          </w:rPr>
          <w:drawing>
            <wp:inline distT="0" distB="0" distL="0" distR="0" wp14:anchorId="227BBBB8" wp14:editId="7FDD58FB">
              <wp:extent cx="5943600" cy="2865120"/>
              <wp:effectExtent l="0" t="0" r="0" b="0"/>
              <wp:docPr id="124" name="Picture 1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65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EE2221" w:rsidRDefault="00EE2221">
      <w:r>
        <w:br w:type="page"/>
      </w:r>
    </w:p>
    <w:p w:rsidR="006B4A29" w:rsidRDefault="006B4A29"/>
    <w:p w:rsidR="00EE2221" w:rsidRDefault="00EE2221">
      <w:r>
        <w:t>After</w:t>
      </w:r>
    </w:p>
    <w:p w:rsidR="00EE2221" w:rsidRDefault="00EE2221"/>
    <w:p w:rsidR="00EE2221" w:rsidRDefault="00B72EA9">
      <w:r>
        <w:rPr>
          <w:noProof/>
        </w:rPr>
        <w:drawing>
          <wp:inline distT="0" distB="0" distL="0" distR="0" wp14:anchorId="2E230B30" wp14:editId="11710A48">
            <wp:extent cx="5943600" cy="3428365"/>
            <wp:effectExtent l="0" t="0" r="0" b="63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A9" w:rsidRDefault="00B72EA9"/>
    <w:p w:rsidR="002C165F" w:rsidRDefault="002C165F" w:rsidP="00DB1FE4">
      <w:r>
        <w:t xml:space="preserve">2017-02-26 12:30:38.625  INFO 8944 --- [nio-8090-exec-7] </w:t>
      </w:r>
      <w:proofErr w:type="spellStart"/>
      <w:r>
        <w:t>com.rollingstone.RestControllerAspect</w:t>
      </w:r>
      <w:proofErr w:type="spellEnd"/>
      <w:r>
        <w:t xml:space="preserve">    : :::::AOP @</w:t>
      </w:r>
      <w:proofErr w:type="spellStart"/>
      <w:r>
        <w:t>AfterReturning</w:t>
      </w:r>
      <w:proofErr w:type="spellEnd"/>
      <w:r>
        <w:t xml:space="preserve"> update </w:t>
      </w:r>
      <w:proofErr w:type="spellStart"/>
      <w:r>
        <w:t>PErson</w:t>
      </w:r>
      <w:proofErr w:type="spellEnd"/>
      <w:r>
        <w:t xml:space="preserve"> REST call:::::execution(void com.rollingstone.api.rest.PersonController.updatePerson(Long,Person,HttpServletRequest,HttpServletResponse))</w:t>
      </w:r>
    </w:p>
    <w:p w:rsidR="002C165F" w:rsidRDefault="002C165F" w:rsidP="00DB1FE4">
      <w:r>
        <w:t xml:space="preserve">2017-02-26 12:31:07.060  INFO 8944 --- [nio-8090-exec-9] </w:t>
      </w:r>
      <w:proofErr w:type="spellStart"/>
      <w:r>
        <w:t>com.rollingstone.RestControllerAspect</w:t>
      </w:r>
      <w:proofErr w:type="spellEnd"/>
      <w:r>
        <w:t xml:space="preserve">    : :::::AOP Before REST call:::::execution(Person com.rollingstone.api.rest.PersonController.getPerson(Long,HttpServletRequest,HttpServletResponse))</w:t>
      </w:r>
    </w:p>
    <w:p w:rsidR="002C165F" w:rsidRDefault="002C165F" w:rsidP="00DB1FE4">
      <w:r>
        <w:t xml:space="preserve">2017-02-26 12:31:07.067  INFO 8944 --- [nio-8090-exec-9] </w:t>
      </w:r>
      <w:proofErr w:type="spellStart"/>
      <w:r>
        <w:t>com.rollingstone.RestControllerAspect</w:t>
      </w:r>
      <w:proofErr w:type="spellEnd"/>
      <w:r>
        <w:t xml:space="preserve">    : 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getPErson</w:t>
      </w:r>
      <w:proofErr w:type="spellEnd"/>
      <w:r>
        <w:t xml:space="preserve"> REST call:::::execution(Person com.rollingstone.api.rest.PersonController.getPerson(Long,HttpServletRequest,HttpServletResponse))</w:t>
      </w:r>
    </w:p>
    <w:p w:rsidR="00050619" w:rsidRDefault="00050619">
      <w:r>
        <w:br w:type="page"/>
      </w:r>
    </w:p>
    <w:p w:rsidR="00B72EA9" w:rsidRDefault="00050619">
      <w:r>
        <w:rPr>
          <w:noProof/>
        </w:rPr>
        <w:lastRenderedPageBreak/>
        <w:drawing>
          <wp:inline distT="0" distB="0" distL="0" distR="0" wp14:anchorId="129CC57C" wp14:editId="2350D4BB">
            <wp:extent cx="5943600" cy="703580"/>
            <wp:effectExtent l="0" t="0" r="0" b="127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19" w:rsidRDefault="00050619"/>
    <w:p w:rsidR="00D37577" w:rsidRDefault="00D37577" w:rsidP="00D37577">
      <w:pPr>
        <w:pStyle w:val="StyleHeading114ptBoldUnderlineLeft"/>
      </w:pPr>
      <w:bookmarkStart w:id="426" w:name="_Toc476586598"/>
      <w:r w:rsidRPr="00EA03DE">
        <w:t>1.</w:t>
      </w:r>
      <w:r>
        <w:t>50</w:t>
      </w:r>
      <w:r w:rsidRPr="00EA03DE">
        <w:t xml:space="preserve"> </w:t>
      </w:r>
      <w:r>
        <w:t>–Verify Person Deletion is working</w:t>
      </w:r>
      <w:bookmarkEnd w:id="426"/>
    </w:p>
    <w:p w:rsidR="00050619" w:rsidRDefault="00050619"/>
    <w:p w:rsidR="00D37577" w:rsidRDefault="00D37577"/>
    <w:p w:rsidR="00D37577" w:rsidRDefault="00D37577">
      <w:r>
        <w:rPr>
          <w:noProof/>
        </w:rPr>
        <w:drawing>
          <wp:inline distT="0" distB="0" distL="0" distR="0" wp14:anchorId="662F718B" wp14:editId="4523BCD5">
            <wp:extent cx="5943600" cy="2867660"/>
            <wp:effectExtent l="0" t="0" r="0" b="889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92" w:rsidRDefault="00D62F92"/>
    <w:p w:rsidR="007E3A4A" w:rsidRDefault="00B74D55">
      <w:r>
        <w:t xml:space="preserve">Not </w:t>
      </w:r>
      <w:r w:rsidR="007E3A4A">
        <w:t>Found</w:t>
      </w:r>
    </w:p>
    <w:p w:rsidR="007E3A4A" w:rsidRDefault="007E3A4A"/>
    <w:p w:rsidR="00BF7545" w:rsidRDefault="00B74D55">
      <w:r>
        <w:rPr>
          <w:noProof/>
        </w:rPr>
        <w:drawing>
          <wp:inline distT="0" distB="0" distL="0" distR="0" wp14:anchorId="01BEF96B" wp14:editId="167320F1">
            <wp:extent cx="5943600" cy="3218180"/>
            <wp:effectExtent l="0" t="0" r="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55" w:rsidRDefault="00B74D55"/>
    <w:p w:rsidR="00BF7545" w:rsidRDefault="00BF7545"/>
    <w:p w:rsidR="00BF7545" w:rsidRDefault="00BF7545"/>
    <w:p w:rsidR="00BF7545" w:rsidRDefault="00BF7545"/>
    <w:p w:rsidR="00AA2C62" w:rsidRDefault="00AA2C62" w:rsidP="00AA2C62">
      <w:pPr>
        <w:pStyle w:val="StyleHeading114ptBoldUnderlineLeft"/>
      </w:pPr>
      <w:bookmarkStart w:id="427" w:name="_Toc476586599"/>
      <w:r w:rsidRPr="00EA03DE">
        <w:t>1.</w:t>
      </w:r>
      <w:r>
        <w:t>51</w:t>
      </w:r>
      <w:r w:rsidRPr="00EA03DE">
        <w:t xml:space="preserve"> </w:t>
      </w:r>
      <w:r>
        <w:t>–Custom Health</w:t>
      </w:r>
      <w:bookmarkEnd w:id="427"/>
    </w:p>
    <w:p w:rsidR="0030601D" w:rsidRDefault="0030601D"/>
    <w:p w:rsidR="0030601D" w:rsidRDefault="0030601D"/>
    <w:p w:rsidR="0030601D" w:rsidRDefault="0030601D">
      <w:r>
        <w:rPr>
          <w:noProof/>
        </w:rPr>
        <w:drawing>
          <wp:inline distT="0" distB="0" distL="0" distR="0" wp14:anchorId="6CA7A56C" wp14:editId="7682144C">
            <wp:extent cx="5943600" cy="3331845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1D" w:rsidRDefault="0030601D"/>
    <w:p w:rsidR="0093103A" w:rsidRDefault="0093103A">
      <w:r>
        <w:br w:type="page"/>
      </w:r>
    </w:p>
    <w:p w:rsidR="00884402" w:rsidRDefault="00884402" w:rsidP="00884402">
      <w:pPr>
        <w:pStyle w:val="StyleHeading114ptBoldUnderlineLeft"/>
      </w:pPr>
      <w:bookmarkStart w:id="428" w:name="_Toc476586600"/>
      <w:r w:rsidRPr="00EA03DE">
        <w:lastRenderedPageBreak/>
        <w:t>1.</w:t>
      </w:r>
      <w:r>
        <w:t>54</w:t>
      </w:r>
      <w:r w:rsidRPr="00EA03DE">
        <w:t xml:space="preserve"> </w:t>
      </w:r>
      <w:r>
        <w:t>–</w:t>
      </w:r>
      <w:r w:rsidRPr="00EA03DE">
        <w:t xml:space="preserve"> </w:t>
      </w:r>
      <w:r>
        <w:t>Metrics and Custom Metrics</w:t>
      </w:r>
      <w:bookmarkEnd w:id="428"/>
    </w:p>
    <w:p w:rsidR="006528EA" w:rsidRDefault="006528EA" w:rsidP="006528EA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54560C" w:rsidRDefault="0054560C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54560C" w:rsidRDefault="0054560C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440985" w:rsidRDefault="00440985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7A27B9" w:rsidRDefault="007A27B9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440985" w:rsidRDefault="0088440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59ACA53F" wp14:editId="4F4C48C3">
            <wp:extent cx="5943600" cy="539623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85" w:rsidRDefault="00440985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F47755" w:rsidRDefault="00F4775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47755" w:rsidRDefault="00F47755" w:rsidP="00F47755">
      <w:pPr>
        <w:pStyle w:val="StyleHeading114ptBoldUnderlineLeft"/>
      </w:pPr>
      <w:bookmarkStart w:id="429" w:name="_Toc476586601"/>
      <w:r w:rsidRPr="00EA03DE">
        <w:lastRenderedPageBreak/>
        <w:t>1.</w:t>
      </w:r>
      <w:r>
        <w:t>55</w:t>
      </w:r>
      <w:r w:rsidRPr="00EA03DE">
        <w:t xml:space="preserve"> </w:t>
      </w:r>
      <w:r>
        <w:t>–</w:t>
      </w:r>
      <w:r w:rsidRPr="00EA03DE">
        <w:t xml:space="preserve"> </w:t>
      </w:r>
      <w:r>
        <w:t>/</w:t>
      </w:r>
      <w:proofErr w:type="spellStart"/>
      <w:r>
        <w:t>env</w:t>
      </w:r>
      <w:proofErr w:type="spellEnd"/>
      <w:r>
        <w:t xml:space="preserve"> endpoint</w:t>
      </w:r>
      <w:bookmarkEnd w:id="429"/>
    </w:p>
    <w:p w:rsidR="00F47755" w:rsidRDefault="00F47755" w:rsidP="00E03E10">
      <w:pPr>
        <w:pStyle w:val="StyleHeading114ptBoldUnderlineLeft"/>
      </w:pPr>
    </w:p>
    <w:p w:rsidR="00123F06" w:rsidRPr="00DB1FE4" w:rsidRDefault="00123F06" w:rsidP="00DB1FE4">
      <w:hyperlink r:id="rId57" w:history="1">
        <w:r w:rsidRPr="00DB1FE4">
          <w:rPr>
            <w:rStyle w:val="Hyperlink"/>
            <w:color w:val="auto"/>
          </w:rPr>
          <w:t>http://localhost:8091/env</w:t>
        </w:r>
      </w:hyperlink>
    </w:p>
    <w:p w:rsidR="00123F06" w:rsidRDefault="00123F06" w:rsidP="00E03E10">
      <w:pPr>
        <w:pStyle w:val="StyleHeading114ptBoldUnderlineLeft"/>
      </w:pPr>
    </w:p>
    <w:p w:rsidR="00F47755" w:rsidRDefault="00F47755" w:rsidP="00DB1FE4">
      <w:r>
        <w:rPr>
          <w:noProof/>
        </w:rPr>
        <w:drawing>
          <wp:inline distT="0" distB="0" distL="0" distR="0" wp14:anchorId="0B6C811D" wp14:editId="5CA1FEF7">
            <wp:extent cx="5943600" cy="379920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55" w:rsidRDefault="00F47755" w:rsidP="00E03E10">
      <w:pPr>
        <w:pStyle w:val="StyleHeading114ptBoldUnderlineLeft"/>
      </w:pPr>
    </w:p>
    <w:p w:rsidR="009C5756" w:rsidRDefault="009C5756" w:rsidP="00E03E10">
      <w:pPr>
        <w:pStyle w:val="StyleHeading114ptBoldUnderlineLeft"/>
      </w:pPr>
    </w:p>
    <w:p w:rsidR="0026646B" w:rsidRDefault="0026646B"/>
    <w:p w:rsidR="0026646B" w:rsidRDefault="0026646B">
      <w:r>
        <w:br w:type="page"/>
      </w:r>
    </w:p>
    <w:p w:rsidR="0026646B" w:rsidRDefault="0026646B" w:rsidP="0026646B">
      <w:pPr>
        <w:pStyle w:val="StyleHeading114ptBoldUnderlineLeft"/>
      </w:pPr>
      <w:bookmarkStart w:id="430" w:name="_Toc476586602"/>
      <w:r w:rsidRPr="00EA03DE">
        <w:lastRenderedPageBreak/>
        <w:t>1.</w:t>
      </w:r>
      <w:r>
        <w:t>56</w:t>
      </w:r>
      <w:r w:rsidRPr="00EA03DE">
        <w:t xml:space="preserve"> </w:t>
      </w:r>
      <w:r>
        <w:t>–</w:t>
      </w:r>
      <w:r w:rsidRPr="00EA03DE">
        <w:t xml:space="preserve"> </w:t>
      </w:r>
      <w:r>
        <w:t>/beans endpoint</w:t>
      </w:r>
      <w:bookmarkEnd w:id="430"/>
    </w:p>
    <w:p w:rsidR="0026646B" w:rsidRDefault="0026646B"/>
    <w:p w:rsidR="0026646B" w:rsidRPr="000D7221" w:rsidRDefault="0026646B">
      <w:hyperlink r:id="rId59" w:history="1">
        <w:r w:rsidRPr="00DB1FE4">
          <w:rPr>
            <w:rStyle w:val="Hyperlink"/>
            <w:color w:val="auto"/>
          </w:rPr>
          <w:t>http://localhost:8091/beans</w:t>
        </w:r>
      </w:hyperlink>
    </w:p>
    <w:p w:rsidR="0026646B" w:rsidRDefault="0026646B"/>
    <w:p w:rsidR="00CF197E" w:rsidRDefault="0026646B">
      <w:r>
        <w:rPr>
          <w:noProof/>
        </w:rPr>
        <w:drawing>
          <wp:inline distT="0" distB="0" distL="0" distR="0" wp14:anchorId="58C31DCB" wp14:editId="505ACA8A">
            <wp:extent cx="5943600" cy="324612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7E" w:rsidRDefault="00CF197E">
      <w:r>
        <w:br w:type="page"/>
      </w:r>
    </w:p>
    <w:p w:rsidR="00CF197E" w:rsidRDefault="00CF197E" w:rsidP="00CF197E">
      <w:pPr>
        <w:pStyle w:val="StyleHeading114ptBoldUnderlineLeft"/>
      </w:pPr>
      <w:bookmarkStart w:id="431" w:name="_Toc476586603"/>
      <w:r w:rsidRPr="00EA03DE">
        <w:lastRenderedPageBreak/>
        <w:t>1.</w:t>
      </w:r>
      <w:r>
        <w:t>57</w:t>
      </w:r>
      <w:r w:rsidRPr="00EA03DE">
        <w:t xml:space="preserve"> </w:t>
      </w:r>
      <w:r>
        <w:t>–</w:t>
      </w:r>
      <w:r w:rsidRPr="00EA03DE">
        <w:t xml:space="preserve"> </w:t>
      </w:r>
      <w:r>
        <w:t>/actuator endpoint</w:t>
      </w:r>
      <w:bookmarkEnd w:id="431"/>
    </w:p>
    <w:p w:rsidR="00CF197E" w:rsidRDefault="00CF197E" w:rsidP="00CF197E">
      <w:pPr>
        <w:pStyle w:val="StyleHeading114ptBoldUnderlineLeft"/>
      </w:pPr>
    </w:p>
    <w:p w:rsidR="00CF197E" w:rsidRDefault="00CF197E" w:rsidP="00DB1FE4">
      <w:r w:rsidRPr="00CF197E">
        <w:t>http://localhost:8091/actuator/#/actuator</w:t>
      </w:r>
    </w:p>
    <w:p w:rsidR="00CF197E" w:rsidRDefault="00CF197E"/>
    <w:p w:rsidR="00CF197E" w:rsidRDefault="00CF197E">
      <w:r>
        <w:rPr>
          <w:noProof/>
        </w:rPr>
        <w:drawing>
          <wp:inline distT="0" distB="0" distL="0" distR="0" wp14:anchorId="79AD69EC" wp14:editId="0CC57EAB">
            <wp:extent cx="5943600" cy="3078480"/>
            <wp:effectExtent l="0" t="0" r="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7E" w:rsidRDefault="00CF197E"/>
    <w:p w:rsidR="00CF197E" w:rsidRDefault="00CF197E"/>
    <w:p w:rsidR="004C4634" w:rsidRDefault="00CF197E">
      <w:r>
        <w:rPr>
          <w:noProof/>
        </w:rPr>
        <w:lastRenderedPageBreak/>
        <w:drawing>
          <wp:inline distT="0" distB="0" distL="0" distR="0" wp14:anchorId="19FB4D45" wp14:editId="58D006FD">
            <wp:extent cx="5943600" cy="51498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34" w:rsidRDefault="004C4634">
      <w:r>
        <w:br w:type="page"/>
      </w:r>
    </w:p>
    <w:p w:rsidR="004C4634" w:rsidRDefault="004C4634" w:rsidP="004C4634">
      <w:pPr>
        <w:pStyle w:val="StyleHeading114ptBoldUnderlineLeft"/>
      </w:pPr>
      <w:bookmarkStart w:id="432" w:name="_Toc476586604"/>
      <w:r w:rsidRPr="00EA03DE">
        <w:lastRenderedPageBreak/>
        <w:t>1.</w:t>
      </w:r>
      <w:r>
        <w:t>58</w:t>
      </w:r>
      <w:r w:rsidRPr="00EA03DE">
        <w:t xml:space="preserve"> </w:t>
      </w:r>
      <w:r>
        <w:t>–</w:t>
      </w:r>
      <w:r w:rsidRPr="00EA03DE">
        <w:t xml:space="preserve"> </w:t>
      </w:r>
      <w:r>
        <w:t>/dump endpoint</w:t>
      </w:r>
      <w:bookmarkEnd w:id="432"/>
    </w:p>
    <w:p w:rsidR="00AC5FBB" w:rsidRDefault="00AC5FBB" w:rsidP="004C4634">
      <w:pPr>
        <w:pStyle w:val="StyleHeading114ptBoldUnderlineLeft"/>
      </w:pPr>
    </w:p>
    <w:p w:rsidR="00AC5FBB" w:rsidRPr="00DB1FE4" w:rsidRDefault="00AC5FBB" w:rsidP="00DB1FE4">
      <w:r w:rsidRPr="00DB1FE4">
        <w:t>http://localhost:8091/dump</w:t>
      </w:r>
    </w:p>
    <w:p w:rsidR="004C4634" w:rsidRDefault="004C4634"/>
    <w:p w:rsidR="004E6236" w:rsidRDefault="004C4634">
      <w:r>
        <w:rPr>
          <w:noProof/>
        </w:rPr>
        <w:drawing>
          <wp:inline distT="0" distB="0" distL="0" distR="0" wp14:anchorId="4E0C1409" wp14:editId="40697443">
            <wp:extent cx="5943600" cy="2506980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36" w:rsidRDefault="004E6236"/>
    <w:p w:rsidR="004E6236" w:rsidRDefault="004E6236"/>
    <w:p w:rsidR="004E6236" w:rsidRDefault="004E6236">
      <w:r>
        <w:br w:type="page"/>
      </w:r>
    </w:p>
    <w:p w:rsidR="004E6236" w:rsidRDefault="004E6236" w:rsidP="004E6236">
      <w:pPr>
        <w:pStyle w:val="StyleHeading114ptBoldUnderlineLeft"/>
      </w:pPr>
      <w:bookmarkStart w:id="433" w:name="_Toc476586605"/>
      <w:r w:rsidRPr="00EA03DE">
        <w:lastRenderedPageBreak/>
        <w:t>1.</w:t>
      </w:r>
      <w:r>
        <w:t>59</w:t>
      </w:r>
      <w:r w:rsidRPr="00EA03DE">
        <w:t xml:space="preserve"> </w:t>
      </w:r>
      <w:r>
        <w:t>–</w:t>
      </w:r>
      <w:r w:rsidRPr="00EA03DE">
        <w:t xml:space="preserve"> </w:t>
      </w:r>
      <w:r>
        <w:t>/</w:t>
      </w:r>
      <w:proofErr w:type="spellStart"/>
      <w:r w:rsidR="000D7221">
        <w:t>logfile</w:t>
      </w:r>
      <w:proofErr w:type="spellEnd"/>
      <w:r>
        <w:t xml:space="preserve"> endpoint</w:t>
      </w:r>
      <w:bookmarkEnd w:id="433"/>
    </w:p>
    <w:p w:rsidR="004E6236" w:rsidRDefault="004E6236" w:rsidP="004E6236">
      <w:pPr>
        <w:pStyle w:val="StyleHeading114ptBoldUnderlineLeft"/>
      </w:pPr>
    </w:p>
    <w:p w:rsidR="000D7221" w:rsidRDefault="000D7221" w:rsidP="000D7221">
      <w:r w:rsidRPr="004E6236">
        <w:t>http://localhost:8091/logfile</w:t>
      </w:r>
    </w:p>
    <w:p w:rsidR="000D7221" w:rsidRDefault="000D7221" w:rsidP="004E6236">
      <w:pPr>
        <w:pStyle w:val="StyleHeading114ptBoldUnderlineLeft"/>
      </w:pPr>
    </w:p>
    <w:p w:rsidR="004E6236" w:rsidRDefault="004E6236" w:rsidP="00DB1FE4">
      <w:r>
        <w:rPr>
          <w:noProof/>
        </w:rPr>
        <w:drawing>
          <wp:inline distT="0" distB="0" distL="0" distR="0" wp14:anchorId="6E4FC486" wp14:editId="0533407E">
            <wp:extent cx="5943600" cy="216154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36" w:rsidRDefault="004E6236" w:rsidP="004E6236">
      <w:pPr>
        <w:pStyle w:val="StyleHeading114ptBoldUnderlineLeft"/>
      </w:pPr>
    </w:p>
    <w:p w:rsidR="004E6236" w:rsidRDefault="004E6236" w:rsidP="004E6236">
      <w:pPr>
        <w:pStyle w:val="StyleHeading114ptBoldUnderlineLeft"/>
      </w:pPr>
    </w:p>
    <w:p w:rsidR="004E6236" w:rsidRDefault="004E6236"/>
    <w:p w:rsidR="0035284D" w:rsidRDefault="0035284D" w:rsidP="0035284D">
      <w:pPr>
        <w:pStyle w:val="StyleHeading114ptBoldUnderlineLeft"/>
      </w:pPr>
      <w:bookmarkStart w:id="434" w:name="_Toc476586606"/>
      <w:r w:rsidRPr="00EA03DE">
        <w:t>1.</w:t>
      </w:r>
      <w:r>
        <w:t>60</w:t>
      </w:r>
      <w:r w:rsidRPr="00EA03DE">
        <w:t xml:space="preserve"> </w:t>
      </w:r>
      <w:r>
        <w:t>–Conclusion</w:t>
      </w:r>
      <w:bookmarkEnd w:id="434"/>
    </w:p>
    <w:p w:rsidR="0035284D" w:rsidRDefault="0035284D" w:rsidP="001409E7"/>
    <w:p w:rsidR="009C5756" w:rsidRPr="001409E7" w:rsidRDefault="009C5756" w:rsidP="001409E7">
      <w:r w:rsidRPr="001409E7">
        <w:t>This document listed the steps as well as provided the explanation of creating a Spring Boot application based on Spring Cloud Service Discovery.</w:t>
      </w:r>
    </w:p>
    <w:p w:rsidR="005A35B4" w:rsidRPr="00BD5603" w:rsidRDefault="005A35B4" w:rsidP="001409E7">
      <w:pPr>
        <w:pStyle w:val="h1"/>
        <w:rPr>
          <w:b/>
          <w:bCs/>
          <w:sz w:val="36"/>
        </w:rPr>
      </w:pPr>
    </w:p>
    <w:sectPr w:rsidR="005A35B4" w:rsidRPr="00BD5603" w:rsidSect="001409E7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pgSz w:w="12240" w:h="15840" w:code="1"/>
      <w:pgMar w:top="1440" w:right="1440" w:bottom="1152" w:left="1152" w:header="720" w:footer="720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30BF" w:rsidRDefault="002630BF">
      <w:r>
        <w:separator/>
      </w:r>
    </w:p>
  </w:endnote>
  <w:endnote w:type="continuationSeparator" w:id="0">
    <w:p w:rsidR="002630BF" w:rsidRDefault="00263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cala-Regular">
    <w:altName w:val="Century Schoolbook"/>
    <w:charset w:val="00"/>
    <w:family w:val="roman"/>
    <w:pitch w:val="variable"/>
    <w:sig w:usb0="80000027" w:usb1="0000004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729E8" w:rsidRDefault="00E729E8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01643">
      <w:rPr>
        <w:rStyle w:val="PageNumber"/>
        <w:noProof/>
      </w:rPr>
      <w:t>3</w:t>
    </w:r>
    <w:r>
      <w:rPr>
        <w:rStyle w:val="PageNumber"/>
      </w:rPr>
      <w:fldChar w:fldCharType="end"/>
    </w:r>
  </w:p>
  <w:p w:rsidR="00E729E8" w:rsidRDefault="00E729E8">
    <w:pPr>
      <w:pStyle w:val="Footer"/>
      <w:ind w:right="360"/>
      <w:jc w:val="center"/>
      <w:rPr>
        <w:rFonts w:ascii="Arial" w:hAnsi="Arial" w:cs="Arial"/>
        <w:i/>
        <w:i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Pr="00AC7900" w:rsidRDefault="00E729E8" w:rsidP="00AC7900">
    <w:pPr>
      <w:pStyle w:val="Footer"/>
      <w:jc w:val="center"/>
      <w:rPr>
        <w:rFonts w:ascii="Arial" w:hAnsi="Arial" w:cs="Arial"/>
      </w:rPr>
    </w:pPr>
    <w:r w:rsidRPr="00AC7900">
      <w:rPr>
        <w:rFonts w:ascii="Arial" w:hAnsi="Arial" w:cs="Arial"/>
      </w:rPr>
      <w:t xml:space="preserve">Last Updated:   March </w:t>
    </w:r>
    <w:r>
      <w:rPr>
        <w:rFonts w:ascii="Arial" w:hAnsi="Arial" w:cs="Arial"/>
      </w:rPr>
      <w:t>23</w:t>
    </w:r>
    <w:r w:rsidRPr="00AC7900">
      <w:rPr>
        <w:rFonts w:ascii="Arial" w:hAnsi="Arial" w:cs="Arial"/>
      </w:rPr>
      <w:t>, 2011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729E8" w:rsidRDefault="00E729E8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01643">
      <w:rPr>
        <w:rStyle w:val="PageNumber"/>
        <w:noProof/>
      </w:rPr>
      <w:t>83</w:t>
    </w:r>
    <w:r>
      <w:rPr>
        <w:rStyle w:val="PageNumber"/>
      </w:rPr>
      <w:fldChar w:fldCharType="end"/>
    </w:r>
  </w:p>
  <w:p w:rsidR="00E729E8" w:rsidRPr="00544DAE" w:rsidRDefault="00E729E8" w:rsidP="00FF5BF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30BF" w:rsidRDefault="002630BF">
      <w:r>
        <w:separator/>
      </w:r>
    </w:p>
  </w:footnote>
  <w:footnote w:type="continuationSeparator" w:id="0">
    <w:p w:rsidR="002630BF" w:rsidRDefault="002630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BAD"/>
    <w:multiLevelType w:val="hybridMultilevel"/>
    <w:tmpl w:val="CEE00A6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3AD3412"/>
    <w:multiLevelType w:val="hybridMultilevel"/>
    <w:tmpl w:val="CC1CC61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4375CC9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5CD4D8">
      <w:start w:val="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45B50B1"/>
    <w:multiLevelType w:val="hybridMultilevel"/>
    <w:tmpl w:val="A4C6D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6C6B3C"/>
    <w:multiLevelType w:val="hybridMultilevel"/>
    <w:tmpl w:val="748CBEF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58CA9B6C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E44753E"/>
    <w:multiLevelType w:val="hybridMultilevel"/>
    <w:tmpl w:val="2DD0D36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6">
    <w:nsid w:val="0E4F17BB"/>
    <w:multiLevelType w:val="hybridMultilevel"/>
    <w:tmpl w:val="26608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DA6775"/>
    <w:multiLevelType w:val="hybridMultilevel"/>
    <w:tmpl w:val="E8D82840"/>
    <w:lvl w:ilvl="0" w:tplc="316EBD5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620"/>
        </w:tabs>
        <w:ind w:left="1620" w:hanging="180"/>
      </w:pPr>
    </w:lvl>
    <w:lvl w:ilvl="2" w:tplc="8A704D0E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8">
    <w:nsid w:val="0FDB7B26"/>
    <w:multiLevelType w:val="hybridMultilevel"/>
    <w:tmpl w:val="76029AB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029390D"/>
    <w:multiLevelType w:val="hybridMultilevel"/>
    <w:tmpl w:val="D82A3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CC5D4B"/>
    <w:multiLevelType w:val="hybridMultilevel"/>
    <w:tmpl w:val="982A04D4"/>
    <w:lvl w:ilvl="0" w:tplc="4BEAAB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>
    <w:nsid w:val="16DB140D"/>
    <w:multiLevelType w:val="hybridMultilevel"/>
    <w:tmpl w:val="DC52D578"/>
    <w:lvl w:ilvl="0" w:tplc="0CD23424">
      <w:start w:val="1"/>
      <w:numFmt w:val="bullet"/>
      <w:lvlText w:val="•"/>
      <w:lvlJc w:val="left"/>
      <w:pPr>
        <w:tabs>
          <w:tab w:val="num" w:pos="3935"/>
        </w:tabs>
        <w:ind w:left="379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80"/>
        </w:tabs>
        <w:ind w:left="79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00"/>
        </w:tabs>
        <w:ind w:left="8700" w:hanging="360"/>
      </w:pPr>
      <w:rPr>
        <w:rFonts w:ascii="Wingdings" w:hAnsi="Wingdings" w:hint="default"/>
      </w:rPr>
    </w:lvl>
  </w:abstractNum>
  <w:abstractNum w:abstractNumId="12">
    <w:nsid w:val="18A532E9"/>
    <w:multiLevelType w:val="hybridMultilevel"/>
    <w:tmpl w:val="96D00D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>
    <w:nsid w:val="1AAD0B63"/>
    <w:multiLevelType w:val="hybridMultilevel"/>
    <w:tmpl w:val="167CE484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BFFC96D2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C5D4F12"/>
    <w:multiLevelType w:val="hybridMultilevel"/>
    <w:tmpl w:val="6DEA0D8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5"/>
        </w:tabs>
        <w:ind w:left="4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65"/>
        </w:tabs>
        <w:ind w:left="1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85"/>
        </w:tabs>
        <w:ind w:left="1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605"/>
        </w:tabs>
        <w:ind w:left="26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25"/>
        </w:tabs>
        <w:ind w:left="3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45"/>
        </w:tabs>
        <w:ind w:left="4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65"/>
        </w:tabs>
        <w:ind w:left="47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85"/>
        </w:tabs>
        <w:ind w:left="5485" w:hanging="360"/>
      </w:pPr>
      <w:rPr>
        <w:rFonts w:ascii="Wingdings" w:hAnsi="Wingdings" w:hint="default"/>
      </w:rPr>
    </w:lvl>
  </w:abstractNum>
  <w:abstractNum w:abstractNumId="15">
    <w:nsid w:val="1DEA598A"/>
    <w:multiLevelType w:val="hybridMultilevel"/>
    <w:tmpl w:val="A6E8B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D23424">
      <w:start w:val="1"/>
      <w:numFmt w:val="bullet"/>
      <w:lvlText w:val="•"/>
      <w:lvlJc w:val="left"/>
      <w:pPr>
        <w:tabs>
          <w:tab w:val="num" w:pos="2340"/>
        </w:tabs>
        <w:ind w:left="2196" w:hanging="216"/>
      </w:pPr>
      <w:rPr>
        <w:rFonts w:ascii="Times New Roman"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38B0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0F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EB007F4"/>
    <w:multiLevelType w:val="hybridMultilevel"/>
    <w:tmpl w:val="24F05C9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06A42FC"/>
    <w:multiLevelType w:val="hybridMultilevel"/>
    <w:tmpl w:val="0B202D1E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8">
    <w:nsid w:val="20977184"/>
    <w:multiLevelType w:val="hybridMultilevel"/>
    <w:tmpl w:val="24F05C9C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1946F97"/>
    <w:multiLevelType w:val="hybridMultilevel"/>
    <w:tmpl w:val="93720C7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5A863A7"/>
    <w:multiLevelType w:val="hybridMultilevel"/>
    <w:tmpl w:val="B9A8DD4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7006AA9"/>
    <w:multiLevelType w:val="hybridMultilevel"/>
    <w:tmpl w:val="2B34B6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2A194AFB"/>
    <w:multiLevelType w:val="hybridMultilevel"/>
    <w:tmpl w:val="ABBA7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4C4955"/>
    <w:multiLevelType w:val="hybridMultilevel"/>
    <w:tmpl w:val="06123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2F8C564B"/>
    <w:multiLevelType w:val="hybridMultilevel"/>
    <w:tmpl w:val="6EECC3EA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5">
    <w:nsid w:val="32117A81"/>
    <w:multiLevelType w:val="hybridMultilevel"/>
    <w:tmpl w:val="D9706148"/>
    <w:lvl w:ilvl="0" w:tplc="DAB62C4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36AD4435"/>
    <w:multiLevelType w:val="hybridMultilevel"/>
    <w:tmpl w:val="DEBC8A60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7">
    <w:nsid w:val="38FC5641"/>
    <w:multiLevelType w:val="hybridMultilevel"/>
    <w:tmpl w:val="915AC15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8">
    <w:nsid w:val="41EF28EF"/>
    <w:multiLevelType w:val="hybridMultilevel"/>
    <w:tmpl w:val="2FA4298C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459D6418"/>
    <w:multiLevelType w:val="hybridMultilevel"/>
    <w:tmpl w:val="F69413C0"/>
    <w:lvl w:ilvl="0" w:tplc="D4B6CE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</w:rPr>
    </w:lvl>
    <w:lvl w:ilvl="1" w:tplc="F7204C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D23424">
      <w:start w:val="1"/>
      <w:numFmt w:val="bullet"/>
      <w:lvlText w:val="•"/>
      <w:lvlJc w:val="left"/>
      <w:pPr>
        <w:tabs>
          <w:tab w:val="num" w:pos="1620"/>
        </w:tabs>
        <w:ind w:left="1476" w:hanging="216"/>
      </w:pPr>
      <w:rPr>
        <w:rFonts w:asci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468634A3"/>
    <w:multiLevelType w:val="multilevel"/>
    <w:tmpl w:val="0409001D"/>
    <w:lvl w:ilvl="0">
      <w:start w:val="1"/>
      <w:numFmt w:val="bullet"/>
      <w:lvlText w:val="•"/>
      <w:lvlJc w:val="left"/>
      <w:pPr>
        <w:tabs>
          <w:tab w:val="num" w:pos="360"/>
        </w:tabs>
        <w:ind w:left="216" w:hanging="216"/>
      </w:pPr>
      <w:rPr>
        <w:rFonts w:asci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1">
    <w:nsid w:val="47DD2AFE"/>
    <w:multiLevelType w:val="hybridMultilevel"/>
    <w:tmpl w:val="F566E4C2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2">
    <w:nsid w:val="4F3B420F"/>
    <w:multiLevelType w:val="hybridMultilevel"/>
    <w:tmpl w:val="F9E2EA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1F745CA"/>
    <w:multiLevelType w:val="hybridMultilevel"/>
    <w:tmpl w:val="2284938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4">
    <w:nsid w:val="52C63A13"/>
    <w:multiLevelType w:val="hybridMultilevel"/>
    <w:tmpl w:val="436C15F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53CB6567"/>
    <w:multiLevelType w:val="hybridMultilevel"/>
    <w:tmpl w:val="C2DE79F4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C5738">
      <w:start w:val="1"/>
      <w:numFmt w:val="bullet"/>
      <w:lvlText w:val="•"/>
      <w:lvlJc w:val="left"/>
      <w:pPr>
        <w:tabs>
          <w:tab w:val="num" w:pos="2160"/>
        </w:tabs>
        <w:ind w:left="2016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46E4BB1"/>
    <w:multiLevelType w:val="hybridMultilevel"/>
    <w:tmpl w:val="A3687B88"/>
    <w:lvl w:ilvl="0" w:tplc="AD983EB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D2DEE6">
      <w:start w:val="6"/>
      <w:numFmt w:val="decimal"/>
      <w:lvlText w:val="(%2)"/>
      <w:lvlJc w:val="left"/>
      <w:pPr>
        <w:tabs>
          <w:tab w:val="num" w:pos="1830"/>
        </w:tabs>
        <w:ind w:left="1830" w:hanging="390"/>
      </w:pPr>
      <w:rPr>
        <w:rFonts w:hint="default"/>
      </w:rPr>
    </w:lvl>
    <w:lvl w:ilvl="2" w:tplc="A59AB13C">
      <w:start w:val="3"/>
      <w:numFmt w:val="lowerLetter"/>
      <w:lvlText w:val="(%3)"/>
      <w:lvlJc w:val="left"/>
      <w:pPr>
        <w:tabs>
          <w:tab w:val="num" w:pos="2715"/>
        </w:tabs>
        <w:ind w:left="2715" w:hanging="375"/>
      </w:pPr>
      <w:rPr>
        <w:rFonts w:hint="default"/>
      </w:rPr>
    </w:lvl>
    <w:lvl w:ilvl="3" w:tplc="A524F49A">
      <w:start w:val="3"/>
      <w:numFmt w:val="lowerLetter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color w:val="000000"/>
      </w:rPr>
    </w:lvl>
    <w:lvl w:ilvl="4" w:tplc="76BA3F0A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7">
    <w:nsid w:val="558C119F"/>
    <w:multiLevelType w:val="hybridMultilevel"/>
    <w:tmpl w:val="5832C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8">
    <w:nsid w:val="55A85338"/>
    <w:multiLevelType w:val="hybridMultilevel"/>
    <w:tmpl w:val="BE960C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5CE762CD"/>
    <w:multiLevelType w:val="multilevel"/>
    <w:tmpl w:val="0409001D"/>
    <w:lvl w:ilvl="0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0">
    <w:nsid w:val="5D4320F0"/>
    <w:multiLevelType w:val="hybridMultilevel"/>
    <w:tmpl w:val="0BF4D8E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60265ECE"/>
    <w:multiLevelType w:val="hybridMultilevel"/>
    <w:tmpl w:val="9320C3AE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66330642"/>
    <w:multiLevelType w:val="hybridMultilevel"/>
    <w:tmpl w:val="84C04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>
    <w:nsid w:val="677F4635"/>
    <w:multiLevelType w:val="hybridMultilevel"/>
    <w:tmpl w:val="681A1E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4">
    <w:nsid w:val="678E6DBC"/>
    <w:multiLevelType w:val="hybridMultilevel"/>
    <w:tmpl w:val="436C15F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D23424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69E42CEF"/>
    <w:multiLevelType w:val="hybridMultilevel"/>
    <w:tmpl w:val="28A6C73A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E522B0E">
      <w:start w:val="1"/>
      <w:numFmt w:val="bullet"/>
      <w:lvlText w:val="•"/>
      <w:lvlJc w:val="left"/>
      <w:pPr>
        <w:tabs>
          <w:tab w:val="num" w:pos="1627"/>
        </w:tabs>
        <w:ind w:left="1483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6B084FB3"/>
    <w:multiLevelType w:val="hybridMultilevel"/>
    <w:tmpl w:val="8262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6CAD0431"/>
    <w:multiLevelType w:val="hybridMultilevel"/>
    <w:tmpl w:val="93A81A9C"/>
    <w:lvl w:ilvl="0" w:tplc="0409000B">
      <w:start w:val="1"/>
      <w:numFmt w:val="bullet"/>
      <w:lvlText w:val="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8">
    <w:nsid w:val="6D871922"/>
    <w:multiLevelType w:val="hybridMultilevel"/>
    <w:tmpl w:val="CA42CB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9">
    <w:nsid w:val="70264357"/>
    <w:multiLevelType w:val="hybridMultilevel"/>
    <w:tmpl w:val="2EE8F3FA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50">
    <w:nsid w:val="721C75DC"/>
    <w:multiLevelType w:val="hybridMultilevel"/>
    <w:tmpl w:val="93E41B06"/>
    <w:lvl w:ilvl="0" w:tplc="E7AC68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5C2C4BC">
      <w:start w:val="1"/>
      <w:numFmt w:val="decimal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1">
    <w:nsid w:val="734F65E1"/>
    <w:multiLevelType w:val="hybridMultilevel"/>
    <w:tmpl w:val="5CBAB36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2">
    <w:nsid w:val="7612526C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6B4234C"/>
    <w:multiLevelType w:val="hybridMultilevel"/>
    <w:tmpl w:val="9304A588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54">
    <w:nsid w:val="79F17569"/>
    <w:multiLevelType w:val="hybridMultilevel"/>
    <w:tmpl w:val="CE60E07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230B296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4" w:tplc="7E96C3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5">
    <w:nsid w:val="7FE24BE1"/>
    <w:multiLevelType w:val="hybridMultilevel"/>
    <w:tmpl w:val="547A33AA"/>
    <w:lvl w:ilvl="0" w:tplc="04090015">
      <w:start w:val="1"/>
      <w:numFmt w:val="upperLetter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36"/>
  </w:num>
  <w:num w:numId="2">
    <w:abstractNumId w:val="50"/>
  </w:num>
  <w:num w:numId="3">
    <w:abstractNumId w:val="39"/>
  </w:num>
  <w:num w:numId="4">
    <w:abstractNumId w:val="15"/>
  </w:num>
  <w:num w:numId="5">
    <w:abstractNumId w:val="52"/>
  </w:num>
  <w:num w:numId="6">
    <w:abstractNumId w:val="38"/>
  </w:num>
  <w:num w:numId="7">
    <w:abstractNumId w:val="0"/>
  </w:num>
  <w:num w:numId="8">
    <w:abstractNumId w:val="7"/>
  </w:num>
  <w:num w:numId="9">
    <w:abstractNumId w:val="18"/>
  </w:num>
  <w:num w:numId="10">
    <w:abstractNumId w:val="21"/>
  </w:num>
  <w:num w:numId="11">
    <w:abstractNumId w:val="37"/>
  </w:num>
  <w:num w:numId="12">
    <w:abstractNumId w:val="46"/>
  </w:num>
  <w:num w:numId="13">
    <w:abstractNumId w:val="48"/>
  </w:num>
  <w:num w:numId="14">
    <w:abstractNumId w:val="51"/>
  </w:num>
  <w:num w:numId="15">
    <w:abstractNumId w:val="27"/>
  </w:num>
  <w:num w:numId="16">
    <w:abstractNumId w:val="5"/>
  </w:num>
  <w:num w:numId="17">
    <w:abstractNumId w:val="29"/>
  </w:num>
  <w:num w:numId="18">
    <w:abstractNumId w:val="26"/>
  </w:num>
  <w:num w:numId="19">
    <w:abstractNumId w:val="49"/>
  </w:num>
  <w:num w:numId="20">
    <w:abstractNumId w:val="16"/>
  </w:num>
  <w:num w:numId="21">
    <w:abstractNumId w:val="30"/>
  </w:num>
  <w:num w:numId="22">
    <w:abstractNumId w:val="14"/>
  </w:num>
  <w:num w:numId="23">
    <w:abstractNumId w:val="44"/>
  </w:num>
  <w:num w:numId="24">
    <w:abstractNumId w:val="34"/>
  </w:num>
  <w:num w:numId="25">
    <w:abstractNumId w:val="54"/>
  </w:num>
  <w:num w:numId="26">
    <w:abstractNumId w:val="2"/>
  </w:num>
  <w:num w:numId="27">
    <w:abstractNumId w:val="40"/>
  </w:num>
  <w:num w:numId="28">
    <w:abstractNumId w:val="41"/>
  </w:num>
  <w:num w:numId="29">
    <w:abstractNumId w:val="28"/>
  </w:num>
  <w:num w:numId="30">
    <w:abstractNumId w:val="20"/>
  </w:num>
  <w:num w:numId="31">
    <w:abstractNumId w:val="1"/>
  </w:num>
  <w:num w:numId="32">
    <w:abstractNumId w:val="19"/>
  </w:num>
  <w:num w:numId="33">
    <w:abstractNumId w:val="8"/>
  </w:num>
  <w:num w:numId="34">
    <w:abstractNumId w:val="17"/>
  </w:num>
  <w:num w:numId="35">
    <w:abstractNumId w:val="24"/>
  </w:num>
  <w:num w:numId="36">
    <w:abstractNumId w:val="31"/>
  </w:num>
  <w:num w:numId="37">
    <w:abstractNumId w:val="23"/>
  </w:num>
  <w:num w:numId="38">
    <w:abstractNumId w:val="32"/>
  </w:num>
  <w:num w:numId="39">
    <w:abstractNumId w:val="11"/>
  </w:num>
  <w:num w:numId="40">
    <w:abstractNumId w:val="25"/>
  </w:num>
  <w:num w:numId="41">
    <w:abstractNumId w:val="45"/>
  </w:num>
  <w:num w:numId="42">
    <w:abstractNumId w:val="4"/>
  </w:num>
  <w:num w:numId="43">
    <w:abstractNumId w:val="13"/>
  </w:num>
  <w:num w:numId="44">
    <w:abstractNumId w:val="35"/>
  </w:num>
  <w:num w:numId="45">
    <w:abstractNumId w:val="55"/>
  </w:num>
  <w:num w:numId="46">
    <w:abstractNumId w:val="43"/>
  </w:num>
  <w:num w:numId="47">
    <w:abstractNumId w:val="42"/>
  </w:num>
  <w:num w:numId="48">
    <w:abstractNumId w:val="12"/>
  </w:num>
  <w:num w:numId="49">
    <w:abstractNumId w:val="33"/>
  </w:num>
  <w:num w:numId="50">
    <w:abstractNumId w:val="10"/>
  </w:num>
  <w:num w:numId="51">
    <w:abstractNumId w:val="53"/>
  </w:num>
  <w:num w:numId="52">
    <w:abstractNumId w:val="47"/>
  </w:num>
  <w:num w:numId="53">
    <w:abstractNumId w:val="6"/>
  </w:num>
  <w:num w:numId="54">
    <w:abstractNumId w:val="22"/>
  </w:num>
  <w:num w:numId="55">
    <w:abstractNumId w:val="9"/>
  </w:num>
  <w:num w:numId="56">
    <w:abstractNumId w:val="3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43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271"/>
    <w:rsid w:val="00003559"/>
    <w:rsid w:val="00004DBE"/>
    <w:rsid w:val="00020246"/>
    <w:rsid w:val="00026574"/>
    <w:rsid w:val="000367BB"/>
    <w:rsid w:val="0004485A"/>
    <w:rsid w:val="00047103"/>
    <w:rsid w:val="00050619"/>
    <w:rsid w:val="000509B4"/>
    <w:rsid w:val="00053FFA"/>
    <w:rsid w:val="00054B19"/>
    <w:rsid w:val="0006154B"/>
    <w:rsid w:val="00062AF2"/>
    <w:rsid w:val="00081412"/>
    <w:rsid w:val="000834C6"/>
    <w:rsid w:val="00094A4A"/>
    <w:rsid w:val="000B094B"/>
    <w:rsid w:val="000C0FD9"/>
    <w:rsid w:val="000D0FC7"/>
    <w:rsid w:val="000D3448"/>
    <w:rsid w:val="000D4D7D"/>
    <w:rsid w:val="000D586A"/>
    <w:rsid w:val="000D5907"/>
    <w:rsid w:val="000D7221"/>
    <w:rsid w:val="000E06E0"/>
    <w:rsid w:val="000F29D1"/>
    <w:rsid w:val="000F3A74"/>
    <w:rsid w:val="000F44A3"/>
    <w:rsid w:val="000F4EA2"/>
    <w:rsid w:val="000F587C"/>
    <w:rsid w:val="000F591E"/>
    <w:rsid w:val="000F5F8E"/>
    <w:rsid w:val="000F645F"/>
    <w:rsid w:val="000F77C5"/>
    <w:rsid w:val="00106AE9"/>
    <w:rsid w:val="001124C4"/>
    <w:rsid w:val="0011338C"/>
    <w:rsid w:val="00117A0A"/>
    <w:rsid w:val="00117E4C"/>
    <w:rsid w:val="00121D42"/>
    <w:rsid w:val="00122EF6"/>
    <w:rsid w:val="00123A21"/>
    <w:rsid w:val="00123F06"/>
    <w:rsid w:val="00123FCB"/>
    <w:rsid w:val="0012448C"/>
    <w:rsid w:val="00126F8A"/>
    <w:rsid w:val="00127D9F"/>
    <w:rsid w:val="001307F9"/>
    <w:rsid w:val="001359DF"/>
    <w:rsid w:val="001409E7"/>
    <w:rsid w:val="00141E68"/>
    <w:rsid w:val="00153AE2"/>
    <w:rsid w:val="00165777"/>
    <w:rsid w:val="0016719C"/>
    <w:rsid w:val="00167476"/>
    <w:rsid w:val="00167874"/>
    <w:rsid w:val="001853D7"/>
    <w:rsid w:val="00190AFE"/>
    <w:rsid w:val="00195EC0"/>
    <w:rsid w:val="001962BE"/>
    <w:rsid w:val="00196E4D"/>
    <w:rsid w:val="001A4B38"/>
    <w:rsid w:val="001B1D4F"/>
    <w:rsid w:val="001C04C0"/>
    <w:rsid w:val="001C579D"/>
    <w:rsid w:val="001D1200"/>
    <w:rsid w:val="001E3BF5"/>
    <w:rsid w:val="001F2937"/>
    <w:rsid w:val="001F3C22"/>
    <w:rsid w:val="00207478"/>
    <w:rsid w:val="00207B09"/>
    <w:rsid w:val="00212540"/>
    <w:rsid w:val="00217229"/>
    <w:rsid w:val="00222D36"/>
    <w:rsid w:val="00224EF7"/>
    <w:rsid w:val="00226C02"/>
    <w:rsid w:val="002310DA"/>
    <w:rsid w:val="0023160F"/>
    <w:rsid w:val="00232362"/>
    <w:rsid w:val="00234801"/>
    <w:rsid w:val="0023550C"/>
    <w:rsid w:val="00243C3F"/>
    <w:rsid w:val="002475D2"/>
    <w:rsid w:val="00250326"/>
    <w:rsid w:val="002612E3"/>
    <w:rsid w:val="00262922"/>
    <w:rsid w:val="002630BF"/>
    <w:rsid w:val="002638CF"/>
    <w:rsid w:val="0026646B"/>
    <w:rsid w:val="0026773A"/>
    <w:rsid w:val="002843FA"/>
    <w:rsid w:val="002A1C61"/>
    <w:rsid w:val="002A37B7"/>
    <w:rsid w:val="002A384F"/>
    <w:rsid w:val="002A4182"/>
    <w:rsid w:val="002A7CB9"/>
    <w:rsid w:val="002B08AE"/>
    <w:rsid w:val="002B11A7"/>
    <w:rsid w:val="002B267C"/>
    <w:rsid w:val="002B6951"/>
    <w:rsid w:val="002C165F"/>
    <w:rsid w:val="002C51AA"/>
    <w:rsid w:val="002D0329"/>
    <w:rsid w:val="002D0935"/>
    <w:rsid w:val="002D4316"/>
    <w:rsid w:val="002E6004"/>
    <w:rsid w:val="002F2373"/>
    <w:rsid w:val="002F5FB1"/>
    <w:rsid w:val="003004BC"/>
    <w:rsid w:val="003005F6"/>
    <w:rsid w:val="0030601D"/>
    <w:rsid w:val="003075A9"/>
    <w:rsid w:val="0031399E"/>
    <w:rsid w:val="003231FC"/>
    <w:rsid w:val="00324D6C"/>
    <w:rsid w:val="00325317"/>
    <w:rsid w:val="003270EB"/>
    <w:rsid w:val="00334477"/>
    <w:rsid w:val="00341BC5"/>
    <w:rsid w:val="00350F7F"/>
    <w:rsid w:val="0035284D"/>
    <w:rsid w:val="00362BD9"/>
    <w:rsid w:val="00362E42"/>
    <w:rsid w:val="0036301F"/>
    <w:rsid w:val="00371252"/>
    <w:rsid w:val="00374667"/>
    <w:rsid w:val="0037790C"/>
    <w:rsid w:val="00391896"/>
    <w:rsid w:val="003A5E58"/>
    <w:rsid w:val="003A6061"/>
    <w:rsid w:val="003A7416"/>
    <w:rsid w:val="003B08EA"/>
    <w:rsid w:val="003B37CC"/>
    <w:rsid w:val="003B6B5F"/>
    <w:rsid w:val="003C5D82"/>
    <w:rsid w:val="003D078A"/>
    <w:rsid w:val="003D0FDF"/>
    <w:rsid w:val="003D6C9B"/>
    <w:rsid w:val="003D7063"/>
    <w:rsid w:val="003E2C60"/>
    <w:rsid w:val="003E2F3F"/>
    <w:rsid w:val="003F025C"/>
    <w:rsid w:val="003F0A07"/>
    <w:rsid w:val="003F285B"/>
    <w:rsid w:val="004037B3"/>
    <w:rsid w:val="00405AF0"/>
    <w:rsid w:val="00411A75"/>
    <w:rsid w:val="00426116"/>
    <w:rsid w:val="0043741D"/>
    <w:rsid w:val="00440985"/>
    <w:rsid w:val="00440B3B"/>
    <w:rsid w:val="0044397D"/>
    <w:rsid w:val="00444BEA"/>
    <w:rsid w:val="00450922"/>
    <w:rsid w:val="004530E4"/>
    <w:rsid w:val="00462E35"/>
    <w:rsid w:val="0046372A"/>
    <w:rsid w:val="004646EA"/>
    <w:rsid w:val="004700BC"/>
    <w:rsid w:val="00472D8A"/>
    <w:rsid w:val="004740C1"/>
    <w:rsid w:val="00481184"/>
    <w:rsid w:val="00491327"/>
    <w:rsid w:val="00491F4C"/>
    <w:rsid w:val="00492DD2"/>
    <w:rsid w:val="004A50EE"/>
    <w:rsid w:val="004A7020"/>
    <w:rsid w:val="004C2475"/>
    <w:rsid w:val="004C4634"/>
    <w:rsid w:val="004D169D"/>
    <w:rsid w:val="004E0D56"/>
    <w:rsid w:val="004E6236"/>
    <w:rsid w:val="004E75A5"/>
    <w:rsid w:val="004F395B"/>
    <w:rsid w:val="004F6E39"/>
    <w:rsid w:val="00505ECF"/>
    <w:rsid w:val="00507F2D"/>
    <w:rsid w:val="00512962"/>
    <w:rsid w:val="00517759"/>
    <w:rsid w:val="00525F26"/>
    <w:rsid w:val="00530204"/>
    <w:rsid w:val="00535B6C"/>
    <w:rsid w:val="00536038"/>
    <w:rsid w:val="00542D9C"/>
    <w:rsid w:val="0054427D"/>
    <w:rsid w:val="00544DAE"/>
    <w:rsid w:val="0054560C"/>
    <w:rsid w:val="0055160B"/>
    <w:rsid w:val="00570E53"/>
    <w:rsid w:val="0057222C"/>
    <w:rsid w:val="005736D0"/>
    <w:rsid w:val="00580E7D"/>
    <w:rsid w:val="005A1E3C"/>
    <w:rsid w:val="005A35B4"/>
    <w:rsid w:val="005C15DA"/>
    <w:rsid w:val="005D0CBD"/>
    <w:rsid w:val="005D19C5"/>
    <w:rsid w:val="005D3543"/>
    <w:rsid w:val="005E38FE"/>
    <w:rsid w:val="005F512D"/>
    <w:rsid w:val="005F7B93"/>
    <w:rsid w:val="00601712"/>
    <w:rsid w:val="00602B1C"/>
    <w:rsid w:val="0060649C"/>
    <w:rsid w:val="006064B1"/>
    <w:rsid w:val="00606F5F"/>
    <w:rsid w:val="00610E31"/>
    <w:rsid w:val="00624357"/>
    <w:rsid w:val="006279D7"/>
    <w:rsid w:val="00632342"/>
    <w:rsid w:val="006379AB"/>
    <w:rsid w:val="006528EA"/>
    <w:rsid w:val="006532F4"/>
    <w:rsid w:val="00654D54"/>
    <w:rsid w:val="00660D72"/>
    <w:rsid w:val="00665EF6"/>
    <w:rsid w:val="006702F0"/>
    <w:rsid w:val="00671AF8"/>
    <w:rsid w:val="00673EC6"/>
    <w:rsid w:val="00676ADA"/>
    <w:rsid w:val="0067746D"/>
    <w:rsid w:val="00682648"/>
    <w:rsid w:val="00682868"/>
    <w:rsid w:val="006851EA"/>
    <w:rsid w:val="006869C4"/>
    <w:rsid w:val="006930F5"/>
    <w:rsid w:val="00695027"/>
    <w:rsid w:val="006A0E76"/>
    <w:rsid w:val="006A51F1"/>
    <w:rsid w:val="006B1907"/>
    <w:rsid w:val="006B4A29"/>
    <w:rsid w:val="006B7962"/>
    <w:rsid w:val="006C0A8D"/>
    <w:rsid w:val="006C4A17"/>
    <w:rsid w:val="006D003C"/>
    <w:rsid w:val="006D0E46"/>
    <w:rsid w:val="006D1A19"/>
    <w:rsid w:val="006D3F30"/>
    <w:rsid w:val="006D74ED"/>
    <w:rsid w:val="006E2824"/>
    <w:rsid w:val="006E597D"/>
    <w:rsid w:val="006F4736"/>
    <w:rsid w:val="00701D74"/>
    <w:rsid w:val="00701F03"/>
    <w:rsid w:val="00710D4A"/>
    <w:rsid w:val="00730CA4"/>
    <w:rsid w:val="00730EA7"/>
    <w:rsid w:val="0073365C"/>
    <w:rsid w:val="00735A85"/>
    <w:rsid w:val="007379D7"/>
    <w:rsid w:val="007418CE"/>
    <w:rsid w:val="00742392"/>
    <w:rsid w:val="00744834"/>
    <w:rsid w:val="00745346"/>
    <w:rsid w:val="00746499"/>
    <w:rsid w:val="00747448"/>
    <w:rsid w:val="007628CC"/>
    <w:rsid w:val="0076468C"/>
    <w:rsid w:val="00783030"/>
    <w:rsid w:val="00785492"/>
    <w:rsid w:val="00785B53"/>
    <w:rsid w:val="0079374B"/>
    <w:rsid w:val="00795A61"/>
    <w:rsid w:val="007A27B9"/>
    <w:rsid w:val="007A5BFA"/>
    <w:rsid w:val="007C7849"/>
    <w:rsid w:val="007E3A4A"/>
    <w:rsid w:val="007E5037"/>
    <w:rsid w:val="007F3C85"/>
    <w:rsid w:val="008046B5"/>
    <w:rsid w:val="00805A90"/>
    <w:rsid w:val="0080603F"/>
    <w:rsid w:val="00806B6D"/>
    <w:rsid w:val="00810DB5"/>
    <w:rsid w:val="0082386D"/>
    <w:rsid w:val="008275AE"/>
    <w:rsid w:val="0083616E"/>
    <w:rsid w:val="008363E5"/>
    <w:rsid w:val="00854787"/>
    <w:rsid w:val="00857163"/>
    <w:rsid w:val="008573A9"/>
    <w:rsid w:val="00865881"/>
    <w:rsid w:val="00866C7F"/>
    <w:rsid w:val="00867271"/>
    <w:rsid w:val="00871E1A"/>
    <w:rsid w:val="008811C5"/>
    <w:rsid w:val="00884402"/>
    <w:rsid w:val="008857C7"/>
    <w:rsid w:val="008B1A4C"/>
    <w:rsid w:val="008C0AF9"/>
    <w:rsid w:val="008C77C5"/>
    <w:rsid w:val="008D3D62"/>
    <w:rsid w:val="008E5567"/>
    <w:rsid w:val="008E5E4B"/>
    <w:rsid w:val="008F0D68"/>
    <w:rsid w:val="008F1CFA"/>
    <w:rsid w:val="008F4479"/>
    <w:rsid w:val="008F5FF3"/>
    <w:rsid w:val="008F682C"/>
    <w:rsid w:val="008F73DC"/>
    <w:rsid w:val="008F765B"/>
    <w:rsid w:val="00902BF3"/>
    <w:rsid w:val="0091290A"/>
    <w:rsid w:val="00916969"/>
    <w:rsid w:val="009223B1"/>
    <w:rsid w:val="00922BD2"/>
    <w:rsid w:val="0092514C"/>
    <w:rsid w:val="009258FD"/>
    <w:rsid w:val="00925E00"/>
    <w:rsid w:val="00930E1A"/>
    <w:rsid w:val="0093103A"/>
    <w:rsid w:val="00944A4F"/>
    <w:rsid w:val="0095242E"/>
    <w:rsid w:val="00953C57"/>
    <w:rsid w:val="00957BC8"/>
    <w:rsid w:val="009630C6"/>
    <w:rsid w:val="009651F8"/>
    <w:rsid w:val="00974881"/>
    <w:rsid w:val="009846EC"/>
    <w:rsid w:val="00985601"/>
    <w:rsid w:val="0098588B"/>
    <w:rsid w:val="0099045A"/>
    <w:rsid w:val="00991D08"/>
    <w:rsid w:val="009920E0"/>
    <w:rsid w:val="009A396E"/>
    <w:rsid w:val="009A4EE5"/>
    <w:rsid w:val="009A6A96"/>
    <w:rsid w:val="009B006C"/>
    <w:rsid w:val="009B199D"/>
    <w:rsid w:val="009C4D2A"/>
    <w:rsid w:val="009C5756"/>
    <w:rsid w:val="009D333E"/>
    <w:rsid w:val="009E1FAA"/>
    <w:rsid w:val="009E7724"/>
    <w:rsid w:val="009F387C"/>
    <w:rsid w:val="009F7E77"/>
    <w:rsid w:val="00A01EE9"/>
    <w:rsid w:val="00A150B8"/>
    <w:rsid w:val="00A20A0F"/>
    <w:rsid w:val="00A21E56"/>
    <w:rsid w:val="00A24C80"/>
    <w:rsid w:val="00A40FD9"/>
    <w:rsid w:val="00A47447"/>
    <w:rsid w:val="00A4755A"/>
    <w:rsid w:val="00A72E11"/>
    <w:rsid w:val="00A7317E"/>
    <w:rsid w:val="00A76C36"/>
    <w:rsid w:val="00A8458E"/>
    <w:rsid w:val="00AA18E5"/>
    <w:rsid w:val="00AA2C62"/>
    <w:rsid w:val="00AB25C9"/>
    <w:rsid w:val="00AB46EF"/>
    <w:rsid w:val="00AC05F8"/>
    <w:rsid w:val="00AC12FC"/>
    <w:rsid w:val="00AC5FBB"/>
    <w:rsid w:val="00AC7900"/>
    <w:rsid w:val="00AD37B7"/>
    <w:rsid w:val="00AD687B"/>
    <w:rsid w:val="00B002E2"/>
    <w:rsid w:val="00B0133E"/>
    <w:rsid w:val="00B144BA"/>
    <w:rsid w:val="00B221C0"/>
    <w:rsid w:val="00B26C73"/>
    <w:rsid w:val="00B30A6C"/>
    <w:rsid w:val="00B3383A"/>
    <w:rsid w:val="00B471FF"/>
    <w:rsid w:val="00B54E30"/>
    <w:rsid w:val="00B5711F"/>
    <w:rsid w:val="00B62572"/>
    <w:rsid w:val="00B664D5"/>
    <w:rsid w:val="00B675E5"/>
    <w:rsid w:val="00B72EA9"/>
    <w:rsid w:val="00B72FEB"/>
    <w:rsid w:val="00B74D55"/>
    <w:rsid w:val="00B7784B"/>
    <w:rsid w:val="00B86B1C"/>
    <w:rsid w:val="00B90997"/>
    <w:rsid w:val="00B9500E"/>
    <w:rsid w:val="00BA150B"/>
    <w:rsid w:val="00BB59C9"/>
    <w:rsid w:val="00BB6E98"/>
    <w:rsid w:val="00BC08C6"/>
    <w:rsid w:val="00BC25EC"/>
    <w:rsid w:val="00BC70D8"/>
    <w:rsid w:val="00BD3279"/>
    <w:rsid w:val="00BD37D0"/>
    <w:rsid w:val="00BD42C0"/>
    <w:rsid w:val="00BD500E"/>
    <w:rsid w:val="00BD5603"/>
    <w:rsid w:val="00BE3E08"/>
    <w:rsid w:val="00BE7637"/>
    <w:rsid w:val="00BE796A"/>
    <w:rsid w:val="00BE7A1E"/>
    <w:rsid w:val="00BF53DB"/>
    <w:rsid w:val="00BF7545"/>
    <w:rsid w:val="00C01B88"/>
    <w:rsid w:val="00C07774"/>
    <w:rsid w:val="00C14924"/>
    <w:rsid w:val="00C15A19"/>
    <w:rsid w:val="00C218E4"/>
    <w:rsid w:val="00C22F37"/>
    <w:rsid w:val="00C32243"/>
    <w:rsid w:val="00C34779"/>
    <w:rsid w:val="00C36888"/>
    <w:rsid w:val="00C37EC7"/>
    <w:rsid w:val="00C43388"/>
    <w:rsid w:val="00C472F1"/>
    <w:rsid w:val="00C50CE0"/>
    <w:rsid w:val="00C51F1A"/>
    <w:rsid w:val="00C5550C"/>
    <w:rsid w:val="00C75261"/>
    <w:rsid w:val="00C771E9"/>
    <w:rsid w:val="00C80379"/>
    <w:rsid w:val="00C90485"/>
    <w:rsid w:val="00C956B8"/>
    <w:rsid w:val="00CA32A2"/>
    <w:rsid w:val="00CA32BF"/>
    <w:rsid w:val="00CB7D6F"/>
    <w:rsid w:val="00CC1936"/>
    <w:rsid w:val="00CC3BD3"/>
    <w:rsid w:val="00CC4BDB"/>
    <w:rsid w:val="00CC6D7B"/>
    <w:rsid w:val="00CC7A3C"/>
    <w:rsid w:val="00CE69D8"/>
    <w:rsid w:val="00CE772D"/>
    <w:rsid w:val="00CF197E"/>
    <w:rsid w:val="00CF775B"/>
    <w:rsid w:val="00D01643"/>
    <w:rsid w:val="00D0552C"/>
    <w:rsid w:val="00D10A45"/>
    <w:rsid w:val="00D119FE"/>
    <w:rsid w:val="00D122E9"/>
    <w:rsid w:val="00D12F83"/>
    <w:rsid w:val="00D2025B"/>
    <w:rsid w:val="00D22FEA"/>
    <w:rsid w:val="00D230FE"/>
    <w:rsid w:val="00D23221"/>
    <w:rsid w:val="00D2606C"/>
    <w:rsid w:val="00D37577"/>
    <w:rsid w:val="00D438A2"/>
    <w:rsid w:val="00D43A29"/>
    <w:rsid w:val="00D51798"/>
    <w:rsid w:val="00D603E9"/>
    <w:rsid w:val="00D62F92"/>
    <w:rsid w:val="00D63D39"/>
    <w:rsid w:val="00D66FFA"/>
    <w:rsid w:val="00D702B8"/>
    <w:rsid w:val="00D73E1D"/>
    <w:rsid w:val="00D77338"/>
    <w:rsid w:val="00D857DB"/>
    <w:rsid w:val="00D97DAA"/>
    <w:rsid w:val="00DA4AC6"/>
    <w:rsid w:val="00DB1A52"/>
    <w:rsid w:val="00DB1FE4"/>
    <w:rsid w:val="00DB5929"/>
    <w:rsid w:val="00DD5418"/>
    <w:rsid w:val="00DE2B28"/>
    <w:rsid w:val="00DE3E2F"/>
    <w:rsid w:val="00E01E4D"/>
    <w:rsid w:val="00E02458"/>
    <w:rsid w:val="00E03E10"/>
    <w:rsid w:val="00E06E77"/>
    <w:rsid w:val="00E10142"/>
    <w:rsid w:val="00E11481"/>
    <w:rsid w:val="00E1369B"/>
    <w:rsid w:val="00E1501E"/>
    <w:rsid w:val="00E23FC5"/>
    <w:rsid w:val="00E25DA8"/>
    <w:rsid w:val="00E279D2"/>
    <w:rsid w:val="00E30970"/>
    <w:rsid w:val="00E377FF"/>
    <w:rsid w:val="00E43C1B"/>
    <w:rsid w:val="00E509F9"/>
    <w:rsid w:val="00E55592"/>
    <w:rsid w:val="00E729E8"/>
    <w:rsid w:val="00E74859"/>
    <w:rsid w:val="00E75A8F"/>
    <w:rsid w:val="00E770C1"/>
    <w:rsid w:val="00E857B2"/>
    <w:rsid w:val="00E95C66"/>
    <w:rsid w:val="00EA56CB"/>
    <w:rsid w:val="00EA56DE"/>
    <w:rsid w:val="00EB402A"/>
    <w:rsid w:val="00EB6425"/>
    <w:rsid w:val="00EB7E4E"/>
    <w:rsid w:val="00EC1642"/>
    <w:rsid w:val="00EC74FD"/>
    <w:rsid w:val="00ED7055"/>
    <w:rsid w:val="00EE167D"/>
    <w:rsid w:val="00EE2221"/>
    <w:rsid w:val="00EE55A8"/>
    <w:rsid w:val="00EE7CB4"/>
    <w:rsid w:val="00EF5541"/>
    <w:rsid w:val="00F03C95"/>
    <w:rsid w:val="00F063B5"/>
    <w:rsid w:val="00F1197A"/>
    <w:rsid w:val="00F150E0"/>
    <w:rsid w:val="00F205FB"/>
    <w:rsid w:val="00F24FFB"/>
    <w:rsid w:val="00F25F25"/>
    <w:rsid w:val="00F26075"/>
    <w:rsid w:val="00F444ED"/>
    <w:rsid w:val="00F44E99"/>
    <w:rsid w:val="00F47755"/>
    <w:rsid w:val="00F7098C"/>
    <w:rsid w:val="00F7357A"/>
    <w:rsid w:val="00F83319"/>
    <w:rsid w:val="00F85106"/>
    <w:rsid w:val="00F92295"/>
    <w:rsid w:val="00F93B88"/>
    <w:rsid w:val="00F94510"/>
    <w:rsid w:val="00FA2E88"/>
    <w:rsid w:val="00FB14EA"/>
    <w:rsid w:val="00FB256A"/>
    <w:rsid w:val="00FB36E8"/>
    <w:rsid w:val="00FB4F58"/>
    <w:rsid w:val="00FB6F1E"/>
    <w:rsid w:val="00FC68B9"/>
    <w:rsid w:val="00FD275D"/>
    <w:rsid w:val="00FD7055"/>
    <w:rsid w:val="00FE3307"/>
    <w:rsid w:val="00FE43A3"/>
    <w:rsid w:val="00FF5BF1"/>
    <w:rsid w:val="00FF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8.png"/><Relationship Id="rId68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localhost:8090/rsmortgage-personservice/v1/person" TargetMode="External"/><Relationship Id="rId45" Type="http://schemas.openxmlformats.org/officeDocument/2006/relationships/hyperlink" Target="http://localhost:8090/rsmortgage-personservice/v1/person/11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hyperlink" Target="http://localhost:8091/env" TargetMode="External"/><Relationship Id="rId61" Type="http://schemas.openxmlformats.org/officeDocument/2006/relationships/image" Target="media/image4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localhost:8090/rsmortgage-personservice/v1/person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49.png"/><Relationship Id="rId69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hyperlink" Target="http://localhost:8091/beans" TargetMode="External"/><Relationship Id="rId67" Type="http://schemas.openxmlformats.org/officeDocument/2006/relationships/footer" Target="footer4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63</Pages>
  <Words>5618</Words>
  <Characters>32028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/>
  <LinksUpToDate>false</LinksUpToDate>
  <CharactersWithSpaces>37571</CharactersWithSpaces>
  <SharedDoc>false</SharedDoc>
  <HLinks>
    <vt:vector size="6" baseType="variant">
      <vt:variant>
        <vt:i4>3997717</vt:i4>
      </vt:variant>
      <vt:variant>
        <vt:i4>87</vt:i4>
      </vt:variant>
      <vt:variant>
        <vt:i4>0</vt:i4>
      </vt:variant>
      <vt:variant>
        <vt:i4>5</vt:i4>
      </vt:variant>
      <vt:variant>
        <vt:lpwstr>http://www.fsis.usda.gov/images/KC/safe_handling_label_hi.jpg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Judith Gillan</dc:creator>
  <cp:lastModifiedBy>Caree2</cp:lastModifiedBy>
  <cp:revision>19</cp:revision>
  <cp:lastPrinted>2017-03-04T14:19:00Z</cp:lastPrinted>
  <dcterms:created xsi:type="dcterms:W3CDTF">2017-03-04T13:55:00Z</dcterms:created>
  <dcterms:modified xsi:type="dcterms:W3CDTF">2017-03-07T00:00:00Z</dcterms:modified>
</cp:coreProperties>
</file>